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30180" w14:textId="7ED8E7F9" w:rsidR="00332CFE" w:rsidRDefault="00864179" w:rsidP="00133BE6">
      <w:pPr>
        <w:jc w:val="center"/>
        <w:rPr>
          <w:b/>
          <w:sz w:val="36"/>
          <w:szCs w:val="36"/>
        </w:rPr>
      </w:pPr>
      <w:r>
        <w:rPr>
          <w:b/>
          <w:sz w:val="36"/>
          <w:szCs w:val="36"/>
        </w:rPr>
        <w:t xml:space="preserve">  </w:t>
      </w:r>
      <w:r w:rsidR="00C07D99">
        <w:rPr>
          <w:b/>
          <w:sz w:val="36"/>
          <w:szCs w:val="36"/>
        </w:rPr>
        <w:t xml:space="preserve"> </w:t>
      </w:r>
      <w:r w:rsidR="00FF03D7">
        <w:rPr>
          <w:b/>
          <w:sz w:val="36"/>
          <w:szCs w:val="36"/>
        </w:rPr>
        <w:t xml:space="preserve"> </w:t>
      </w:r>
    </w:p>
    <w:p w14:paraId="52CBF906" w14:textId="63B5C61A" w:rsidR="00332CFE" w:rsidRPr="00E36F40" w:rsidRDefault="00332CFE" w:rsidP="00E36F40">
      <w:pPr>
        <w:jc w:val="center"/>
        <w:rPr>
          <w:b/>
          <w:sz w:val="48"/>
          <w:szCs w:val="48"/>
        </w:rPr>
      </w:pPr>
      <w:commentRangeStart w:id="0"/>
      <w:r w:rsidRPr="00E36F40">
        <w:rPr>
          <w:b/>
          <w:sz w:val="48"/>
          <w:szCs w:val="48"/>
        </w:rPr>
        <w:t>Ingrowth Core Processing Manual</w:t>
      </w:r>
      <w:commentRangeEnd w:id="0"/>
      <w:r w:rsidR="007C5750">
        <w:rPr>
          <w:rStyle w:val="CommentReference"/>
        </w:rPr>
        <w:commentReference w:id="0"/>
      </w:r>
    </w:p>
    <w:p w14:paraId="15C01CFA" w14:textId="77777777" w:rsidR="007C5750" w:rsidRDefault="007C5750" w:rsidP="007C5750">
      <w:pPr>
        <w:jc w:val="center"/>
        <w:rPr>
          <w:b/>
          <w:sz w:val="36"/>
          <w:szCs w:val="36"/>
        </w:rPr>
      </w:pPr>
    </w:p>
    <w:p w14:paraId="4622E09D" w14:textId="1862A72E" w:rsidR="007C5750" w:rsidRPr="007C5750" w:rsidRDefault="00133BE6" w:rsidP="007C5750">
      <w:pPr>
        <w:jc w:val="center"/>
        <w:rPr>
          <w:bCs/>
          <w:sz w:val="36"/>
          <w:szCs w:val="36"/>
          <w:u w:val="single"/>
        </w:rPr>
      </w:pPr>
      <w:r w:rsidRPr="007C5750">
        <w:rPr>
          <w:bCs/>
          <w:sz w:val="36"/>
          <w:szCs w:val="36"/>
          <w:u w:val="single"/>
        </w:rPr>
        <w:t>Table of Contents</w:t>
      </w:r>
    </w:p>
    <w:p w14:paraId="00217CE6" w14:textId="00D781F4" w:rsidR="007C5750" w:rsidRPr="007C5750" w:rsidRDefault="00E4233E">
      <w:pPr>
        <w:pStyle w:val="TOC1"/>
        <w:tabs>
          <w:tab w:val="right" w:leader="dot" w:pos="9350"/>
        </w:tabs>
        <w:rPr>
          <w:rFonts w:eastAsiaTheme="minorEastAsia"/>
          <w:noProof/>
          <w:kern w:val="2"/>
          <w:sz w:val="36"/>
          <w:szCs w:val="36"/>
          <w14:ligatures w14:val="standardContextual"/>
        </w:rPr>
      </w:pPr>
      <w:r w:rsidRPr="007C5750">
        <w:rPr>
          <w:b/>
          <w:sz w:val="36"/>
          <w:szCs w:val="36"/>
        </w:rPr>
        <w:fldChar w:fldCharType="begin"/>
      </w:r>
      <w:r w:rsidRPr="007C5750">
        <w:rPr>
          <w:b/>
          <w:sz w:val="36"/>
          <w:szCs w:val="36"/>
        </w:rPr>
        <w:instrText xml:space="preserve"> TOC \o "1-3" \h \z \u </w:instrText>
      </w:r>
      <w:r w:rsidRPr="007C5750">
        <w:rPr>
          <w:b/>
          <w:sz w:val="36"/>
          <w:szCs w:val="36"/>
        </w:rPr>
        <w:fldChar w:fldCharType="separate"/>
      </w:r>
      <w:hyperlink w:anchor="_Toc222470309" w:history="1">
        <w:r w:rsidR="007C5750" w:rsidRPr="007C5750">
          <w:rPr>
            <w:rStyle w:val="Hyperlink"/>
            <w:noProof/>
            <w:sz w:val="36"/>
            <w:szCs w:val="36"/>
          </w:rPr>
          <w:t>Flow Chart</w:t>
        </w:r>
        <w:r w:rsidR="007C5750" w:rsidRPr="007C5750">
          <w:rPr>
            <w:noProof/>
            <w:webHidden/>
            <w:sz w:val="36"/>
            <w:szCs w:val="36"/>
          </w:rPr>
          <w:tab/>
        </w:r>
        <w:r w:rsidR="007C5750" w:rsidRPr="007C5750">
          <w:rPr>
            <w:noProof/>
            <w:webHidden/>
            <w:sz w:val="36"/>
            <w:szCs w:val="36"/>
          </w:rPr>
          <w:fldChar w:fldCharType="begin"/>
        </w:r>
        <w:r w:rsidR="007C5750" w:rsidRPr="007C5750">
          <w:rPr>
            <w:noProof/>
            <w:webHidden/>
            <w:sz w:val="36"/>
            <w:szCs w:val="36"/>
          </w:rPr>
          <w:instrText xml:space="preserve"> PAGEREF _Toc222470309 \h </w:instrText>
        </w:r>
        <w:r w:rsidR="007C5750" w:rsidRPr="007C5750">
          <w:rPr>
            <w:noProof/>
            <w:webHidden/>
            <w:sz w:val="36"/>
            <w:szCs w:val="36"/>
          </w:rPr>
        </w:r>
        <w:r w:rsidR="007C5750" w:rsidRPr="007C5750">
          <w:rPr>
            <w:noProof/>
            <w:webHidden/>
            <w:sz w:val="36"/>
            <w:szCs w:val="36"/>
          </w:rPr>
          <w:fldChar w:fldCharType="separate"/>
        </w:r>
        <w:r w:rsidR="007C5750" w:rsidRPr="007C5750">
          <w:rPr>
            <w:noProof/>
            <w:webHidden/>
            <w:sz w:val="36"/>
            <w:szCs w:val="36"/>
          </w:rPr>
          <w:t>2</w:t>
        </w:r>
        <w:r w:rsidR="007C5750" w:rsidRPr="007C5750">
          <w:rPr>
            <w:noProof/>
            <w:webHidden/>
            <w:sz w:val="36"/>
            <w:szCs w:val="36"/>
          </w:rPr>
          <w:fldChar w:fldCharType="end"/>
        </w:r>
      </w:hyperlink>
    </w:p>
    <w:p w14:paraId="1FC12413" w14:textId="50B973F7" w:rsidR="007C5750" w:rsidRPr="007C5750" w:rsidRDefault="007C5750">
      <w:pPr>
        <w:pStyle w:val="TOC1"/>
        <w:tabs>
          <w:tab w:val="right" w:leader="dot" w:pos="9350"/>
        </w:tabs>
        <w:rPr>
          <w:rFonts w:eastAsiaTheme="minorEastAsia"/>
          <w:noProof/>
          <w:kern w:val="2"/>
          <w:sz w:val="36"/>
          <w:szCs w:val="36"/>
          <w14:ligatures w14:val="standardContextual"/>
        </w:rPr>
      </w:pPr>
      <w:hyperlink w:anchor="_Toc222470310" w:history="1">
        <w:r w:rsidRPr="007C5750">
          <w:rPr>
            <w:rStyle w:val="Hyperlink"/>
            <w:noProof/>
            <w:sz w:val="36"/>
            <w:szCs w:val="36"/>
          </w:rPr>
          <w:t>Safety Hazards</w:t>
        </w:r>
        <w:r w:rsidRPr="007C5750">
          <w:rPr>
            <w:noProof/>
            <w:webHidden/>
            <w:sz w:val="36"/>
            <w:szCs w:val="36"/>
          </w:rPr>
          <w:tab/>
        </w:r>
        <w:r w:rsidRPr="007C5750">
          <w:rPr>
            <w:noProof/>
            <w:webHidden/>
            <w:sz w:val="36"/>
            <w:szCs w:val="36"/>
          </w:rPr>
          <w:fldChar w:fldCharType="begin"/>
        </w:r>
        <w:r w:rsidRPr="007C5750">
          <w:rPr>
            <w:noProof/>
            <w:webHidden/>
            <w:sz w:val="36"/>
            <w:szCs w:val="36"/>
          </w:rPr>
          <w:instrText xml:space="preserve"> PAGEREF _Toc222470310 \h </w:instrText>
        </w:r>
        <w:r w:rsidRPr="007C5750">
          <w:rPr>
            <w:noProof/>
            <w:webHidden/>
            <w:sz w:val="36"/>
            <w:szCs w:val="36"/>
          </w:rPr>
        </w:r>
        <w:r w:rsidRPr="007C5750">
          <w:rPr>
            <w:noProof/>
            <w:webHidden/>
            <w:sz w:val="36"/>
            <w:szCs w:val="36"/>
          </w:rPr>
          <w:fldChar w:fldCharType="separate"/>
        </w:r>
        <w:r w:rsidRPr="007C5750">
          <w:rPr>
            <w:noProof/>
            <w:webHidden/>
            <w:sz w:val="36"/>
            <w:szCs w:val="36"/>
          </w:rPr>
          <w:t>3</w:t>
        </w:r>
        <w:r w:rsidRPr="007C5750">
          <w:rPr>
            <w:noProof/>
            <w:webHidden/>
            <w:sz w:val="36"/>
            <w:szCs w:val="36"/>
          </w:rPr>
          <w:fldChar w:fldCharType="end"/>
        </w:r>
      </w:hyperlink>
    </w:p>
    <w:p w14:paraId="4F91C04C" w14:textId="7BAA258B" w:rsidR="007C5750" w:rsidRPr="007C5750" w:rsidRDefault="007C5750">
      <w:pPr>
        <w:pStyle w:val="TOC1"/>
        <w:tabs>
          <w:tab w:val="right" w:leader="dot" w:pos="9350"/>
        </w:tabs>
        <w:rPr>
          <w:rFonts w:eastAsiaTheme="minorEastAsia"/>
          <w:noProof/>
          <w:kern w:val="2"/>
          <w:sz w:val="36"/>
          <w:szCs w:val="36"/>
          <w14:ligatures w14:val="standardContextual"/>
        </w:rPr>
      </w:pPr>
      <w:hyperlink w:anchor="_Toc222470311" w:history="1">
        <w:r w:rsidRPr="007C5750">
          <w:rPr>
            <w:rStyle w:val="Hyperlink"/>
            <w:noProof/>
            <w:sz w:val="36"/>
            <w:szCs w:val="36"/>
            <w:shd w:val="clear" w:color="auto" w:fill="FFFFFF"/>
          </w:rPr>
          <w:t>Introduction</w:t>
        </w:r>
        <w:r w:rsidRPr="007C5750">
          <w:rPr>
            <w:noProof/>
            <w:webHidden/>
            <w:sz w:val="36"/>
            <w:szCs w:val="36"/>
          </w:rPr>
          <w:tab/>
        </w:r>
        <w:r w:rsidRPr="007C5750">
          <w:rPr>
            <w:noProof/>
            <w:webHidden/>
            <w:sz w:val="36"/>
            <w:szCs w:val="36"/>
          </w:rPr>
          <w:fldChar w:fldCharType="begin"/>
        </w:r>
        <w:r w:rsidRPr="007C5750">
          <w:rPr>
            <w:noProof/>
            <w:webHidden/>
            <w:sz w:val="36"/>
            <w:szCs w:val="36"/>
          </w:rPr>
          <w:instrText xml:space="preserve"> PAGEREF _Toc222470311 \h </w:instrText>
        </w:r>
        <w:r w:rsidRPr="007C5750">
          <w:rPr>
            <w:noProof/>
            <w:webHidden/>
            <w:sz w:val="36"/>
            <w:szCs w:val="36"/>
          </w:rPr>
        </w:r>
        <w:r w:rsidRPr="007C5750">
          <w:rPr>
            <w:noProof/>
            <w:webHidden/>
            <w:sz w:val="36"/>
            <w:szCs w:val="36"/>
          </w:rPr>
          <w:fldChar w:fldCharType="separate"/>
        </w:r>
        <w:r w:rsidRPr="007C5750">
          <w:rPr>
            <w:noProof/>
            <w:webHidden/>
            <w:sz w:val="36"/>
            <w:szCs w:val="36"/>
          </w:rPr>
          <w:t>4</w:t>
        </w:r>
        <w:r w:rsidRPr="007C5750">
          <w:rPr>
            <w:noProof/>
            <w:webHidden/>
            <w:sz w:val="36"/>
            <w:szCs w:val="36"/>
          </w:rPr>
          <w:fldChar w:fldCharType="end"/>
        </w:r>
      </w:hyperlink>
    </w:p>
    <w:p w14:paraId="258B1235" w14:textId="4CF43439" w:rsidR="007C5750" w:rsidRPr="007C5750" w:rsidRDefault="007C5750">
      <w:pPr>
        <w:pStyle w:val="TOC1"/>
        <w:tabs>
          <w:tab w:val="right" w:leader="dot" w:pos="9350"/>
        </w:tabs>
        <w:rPr>
          <w:rFonts w:eastAsiaTheme="minorEastAsia"/>
          <w:noProof/>
          <w:kern w:val="2"/>
          <w:sz w:val="36"/>
          <w:szCs w:val="36"/>
          <w14:ligatures w14:val="standardContextual"/>
        </w:rPr>
      </w:pPr>
      <w:hyperlink w:anchor="_Toc222470312" w:history="1">
        <w:r w:rsidRPr="007C5750">
          <w:rPr>
            <w:rStyle w:val="Hyperlink"/>
            <w:noProof/>
            <w:sz w:val="36"/>
            <w:szCs w:val="36"/>
          </w:rPr>
          <w:t>Sink Reservation Sign</w:t>
        </w:r>
        <w:r w:rsidRPr="007C5750">
          <w:rPr>
            <w:noProof/>
            <w:webHidden/>
            <w:sz w:val="36"/>
            <w:szCs w:val="36"/>
          </w:rPr>
          <w:tab/>
        </w:r>
        <w:r w:rsidRPr="007C5750">
          <w:rPr>
            <w:noProof/>
            <w:webHidden/>
            <w:sz w:val="36"/>
            <w:szCs w:val="36"/>
          </w:rPr>
          <w:fldChar w:fldCharType="begin"/>
        </w:r>
        <w:r w:rsidRPr="007C5750">
          <w:rPr>
            <w:noProof/>
            <w:webHidden/>
            <w:sz w:val="36"/>
            <w:szCs w:val="36"/>
          </w:rPr>
          <w:instrText xml:space="preserve"> PAGEREF _Toc222470312 \h </w:instrText>
        </w:r>
        <w:r w:rsidRPr="007C5750">
          <w:rPr>
            <w:noProof/>
            <w:webHidden/>
            <w:sz w:val="36"/>
            <w:szCs w:val="36"/>
          </w:rPr>
        </w:r>
        <w:r w:rsidRPr="007C5750">
          <w:rPr>
            <w:noProof/>
            <w:webHidden/>
            <w:sz w:val="36"/>
            <w:szCs w:val="36"/>
          </w:rPr>
          <w:fldChar w:fldCharType="separate"/>
        </w:r>
        <w:r w:rsidRPr="007C5750">
          <w:rPr>
            <w:noProof/>
            <w:webHidden/>
            <w:sz w:val="36"/>
            <w:szCs w:val="36"/>
          </w:rPr>
          <w:t>5</w:t>
        </w:r>
        <w:r w:rsidRPr="007C5750">
          <w:rPr>
            <w:noProof/>
            <w:webHidden/>
            <w:sz w:val="36"/>
            <w:szCs w:val="36"/>
          </w:rPr>
          <w:fldChar w:fldCharType="end"/>
        </w:r>
      </w:hyperlink>
    </w:p>
    <w:p w14:paraId="634632A0" w14:textId="20309C6C" w:rsidR="007C5750" w:rsidRPr="007C5750" w:rsidRDefault="007C5750">
      <w:pPr>
        <w:pStyle w:val="TOC1"/>
        <w:tabs>
          <w:tab w:val="right" w:leader="dot" w:pos="9350"/>
        </w:tabs>
        <w:rPr>
          <w:rFonts w:eastAsiaTheme="minorEastAsia"/>
          <w:noProof/>
          <w:kern w:val="2"/>
          <w:sz w:val="36"/>
          <w:szCs w:val="36"/>
          <w14:ligatures w14:val="standardContextual"/>
        </w:rPr>
      </w:pPr>
      <w:hyperlink w:anchor="_Toc222470313" w:history="1">
        <w:r w:rsidRPr="007C5750">
          <w:rPr>
            <w:rStyle w:val="Hyperlink"/>
            <w:noProof/>
            <w:sz w:val="36"/>
            <w:szCs w:val="36"/>
          </w:rPr>
          <w:t>Root Washing Methods</w:t>
        </w:r>
        <w:r w:rsidRPr="007C5750">
          <w:rPr>
            <w:noProof/>
            <w:webHidden/>
            <w:sz w:val="36"/>
            <w:szCs w:val="36"/>
          </w:rPr>
          <w:tab/>
        </w:r>
        <w:r w:rsidRPr="007C5750">
          <w:rPr>
            <w:noProof/>
            <w:webHidden/>
            <w:sz w:val="36"/>
            <w:szCs w:val="36"/>
          </w:rPr>
          <w:fldChar w:fldCharType="begin"/>
        </w:r>
        <w:r w:rsidRPr="007C5750">
          <w:rPr>
            <w:noProof/>
            <w:webHidden/>
            <w:sz w:val="36"/>
            <w:szCs w:val="36"/>
          </w:rPr>
          <w:instrText xml:space="preserve"> PAGEREF _Toc222470313 \h </w:instrText>
        </w:r>
        <w:r w:rsidRPr="007C5750">
          <w:rPr>
            <w:noProof/>
            <w:webHidden/>
            <w:sz w:val="36"/>
            <w:szCs w:val="36"/>
          </w:rPr>
        </w:r>
        <w:r w:rsidRPr="007C5750">
          <w:rPr>
            <w:noProof/>
            <w:webHidden/>
            <w:sz w:val="36"/>
            <w:szCs w:val="36"/>
          </w:rPr>
          <w:fldChar w:fldCharType="separate"/>
        </w:r>
        <w:r w:rsidRPr="007C5750">
          <w:rPr>
            <w:noProof/>
            <w:webHidden/>
            <w:sz w:val="36"/>
            <w:szCs w:val="36"/>
          </w:rPr>
          <w:t>6</w:t>
        </w:r>
        <w:r w:rsidRPr="007C5750">
          <w:rPr>
            <w:noProof/>
            <w:webHidden/>
            <w:sz w:val="36"/>
            <w:szCs w:val="36"/>
          </w:rPr>
          <w:fldChar w:fldCharType="end"/>
        </w:r>
      </w:hyperlink>
    </w:p>
    <w:p w14:paraId="171106E2" w14:textId="4EA4E9F7" w:rsidR="007C5750" w:rsidRPr="007C5750" w:rsidRDefault="007C5750">
      <w:pPr>
        <w:pStyle w:val="TOC1"/>
        <w:tabs>
          <w:tab w:val="right" w:leader="dot" w:pos="9350"/>
        </w:tabs>
        <w:rPr>
          <w:rFonts w:eastAsiaTheme="minorEastAsia"/>
          <w:noProof/>
          <w:kern w:val="2"/>
          <w:sz w:val="36"/>
          <w:szCs w:val="36"/>
          <w14:ligatures w14:val="standardContextual"/>
        </w:rPr>
      </w:pPr>
      <w:hyperlink w:anchor="_Toc222470314" w:history="1">
        <w:r w:rsidRPr="007C5750">
          <w:rPr>
            <w:rStyle w:val="Hyperlink"/>
            <w:noProof/>
            <w:sz w:val="36"/>
            <w:szCs w:val="36"/>
          </w:rPr>
          <w:t>Sediment Sink Cleaning</w:t>
        </w:r>
        <w:r w:rsidRPr="007C5750">
          <w:rPr>
            <w:noProof/>
            <w:webHidden/>
            <w:sz w:val="36"/>
            <w:szCs w:val="36"/>
          </w:rPr>
          <w:tab/>
        </w:r>
        <w:r w:rsidRPr="007C5750">
          <w:rPr>
            <w:noProof/>
            <w:webHidden/>
            <w:sz w:val="36"/>
            <w:szCs w:val="36"/>
          </w:rPr>
          <w:fldChar w:fldCharType="begin"/>
        </w:r>
        <w:r w:rsidRPr="007C5750">
          <w:rPr>
            <w:noProof/>
            <w:webHidden/>
            <w:sz w:val="36"/>
            <w:szCs w:val="36"/>
          </w:rPr>
          <w:instrText xml:space="preserve"> PAGEREF _Toc222470314 \h </w:instrText>
        </w:r>
        <w:r w:rsidRPr="007C5750">
          <w:rPr>
            <w:noProof/>
            <w:webHidden/>
            <w:sz w:val="36"/>
            <w:szCs w:val="36"/>
          </w:rPr>
        </w:r>
        <w:r w:rsidRPr="007C5750">
          <w:rPr>
            <w:noProof/>
            <w:webHidden/>
            <w:sz w:val="36"/>
            <w:szCs w:val="36"/>
          </w:rPr>
          <w:fldChar w:fldCharType="separate"/>
        </w:r>
        <w:r w:rsidRPr="007C5750">
          <w:rPr>
            <w:noProof/>
            <w:webHidden/>
            <w:sz w:val="36"/>
            <w:szCs w:val="36"/>
          </w:rPr>
          <w:t>10</w:t>
        </w:r>
        <w:r w:rsidRPr="007C5750">
          <w:rPr>
            <w:noProof/>
            <w:webHidden/>
            <w:sz w:val="36"/>
            <w:szCs w:val="36"/>
          </w:rPr>
          <w:fldChar w:fldCharType="end"/>
        </w:r>
      </w:hyperlink>
    </w:p>
    <w:p w14:paraId="0341CF04" w14:textId="3AE3FD52" w:rsidR="007C5750" w:rsidRPr="007C5750" w:rsidRDefault="007C5750">
      <w:pPr>
        <w:pStyle w:val="TOC1"/>
        <w:tabs>
          <w:tab w:val="right" w:leader="dot" w:pos="9350"/>
        </w:tabs>
        <w:rPr>
          <w:rFonts w:eastAsiaTheme="minorEastAsia"/>
          <w:noProof/>
          <w:kern w:val="2"/>
          <w:sz w:val="36"/>
          <w:szCs w:val="36"/>
          <w14:ligatures w14:val="standardContextual"/>
        </w:rPr>
      </w:pPr>
      <w:hyperlink w:anchor="_Toc222470315" w:history="1">
        <w:r w:rsidRPr="007C5750">
          <w:rPr>
            <w:rStyle w:val="Hyperlink"/>
            <w:noProof/>
            <w:sz w:val="36"/>
            <w:szCs w:val="36"/>
          </w:rPr>
          <w:t>Root Sorting Methods</w:t>
        </w:r>
        <w:r w:rsidRPr="007C5750">
          <w:rPr>
            <w:noProof/>
            <w:webHidden/>
            <w:sz w:val="36"/>
            <w:szCs w:val="36"/>
          </w:rPr>
          <w:tab/>
        </w:r>
        <w:r w:rsidRPr="007C5750">
          <w:rPr>
            <w:noProof/>
            <w:webHidden/>
            <w:sz w:val="36"/>
            <w:szCs w:val="36"/>
          </w:rPr>
          <w:fldChar w:fldCharType="begin"/>
        </w:r>
        <w:r w:rsidRPr="007C5750">
          <w:rPr>
            <w:noProof/>
            <w:webHidden/>
            <w:sz w:val="36"/>
            <w:szCs w:val="36"/>
          </w:rPr>
          <w:instrText xml:space="preserve"> PAGEREF _Toc222470315 \h </w:instrText>
        </w:r>
        <w:r w:rsidRPr="007C5750">
          <w:rPr>
            <w:noProof/>
            <w:webHidden/>
            <w:sz w:val="36"/>
            <w:szCs w:val="36"/>
          </w:rPr>
        </w:r>
        <w:r w:rsidRPr="007C5750">
          <w:rPr>
            <w:noProof/>
            <w:webHidden/>
            <w:sz w:val="36"/>
            <w:szCs w:val="36"/>
          </w:rPr>
          <w:fldChar w:fldCharType="separate"/>
        </w:r>
        <w:r w:rsidRPr="007C5750">
          <w:rPr>
            <w:noProof/>
            <w:webHidden/>
            <w:sz w:val="36"/>
            <w:szCs w:val="36"/>
          </w:rPr>
          <w:t>11</w:t>
        </w:r>
        <w:r w:rsidRPr="007C5750">
          <w:rPr>
            <w:noProof/>
            <w:webHidden/>
            <w:sz w:val="36"/>
            <w:szCs w:val="36"/>
          </w:rPr>
          <w:fldChar w:fldCharType="end"/>
        </w:r>
      </w:hyperlink>
    </w:p>
    <w:p w14:paraId="0EAF87CD" w14:textId="01712096" w:rsidR="007C5750" w:rsidRPr="007C5750" w:rsidRDefault="007C5750">
      <w:pPr>
        <w:pStyle w:val="TOC1"/>
        <w:tabs>
          <w:tab w:val="right" w:leader="dot" w:pos="9350"/>
        </w:tabs>
        <w:rPr>
          <w:rFonts w:eastAsiaTheme="minorEastAsia"/>
          <w:noProof/>
          <w:kern w:val="2"/>
          <w:sz w:val="36"/>
          <w:szCs w:val="36"/>
          <w14:ligatures w14:val="standardContextual"/>
        </w:rPr>
      </w:pPr>
      <w:hyperlink w:anchor="_Toc222470316" w:history="1">
        <w:r w:rsidRPr="007C5750">
          <w:rPr>
            <w:rStyle w:val="Hyperlink"/>
            <w:noProof/>
            <w:sz w:val="36"/>
            <w:szCs w:val="36"/>
          </w:rPr>
          <w:t>Weighing Methods</w:t>
        </w:r>
        <w:r w:rsidRPr="007C5750">
          <w:rPr>
            <w:noProof/>
            <w:webHidden/>
            <w:sz w:val="36"/>
            <w:szCs w:val="36"/>
          </w:rPr>
          <w:tab/>
        </w:r>
        <w:r w:rsidRPr="007C5750">
          <w:rPr>
            <w:noProof/>
            <w:webHidden/>
            <w:sz w:val="36"/>
            <w:szCs w:val="36"/>
          </w:rPr>
          <w:fldChar w:fldCharType="begin"/>
        </w:r>
        <w:r w:rsidRPr="007C5750">
          <w:rPr>
            <w:noProof/>
            <w:webHidden/>
            <w:sz w:val="36"/>
            <w:szCs w:val="36"/>
          </w:rPr>
          <w:instrText xml:space="preserve"> PAGEREF _Toc222470316 \h </w:instrText>
        </w:r>
        <w:r w:rsidRPr="007C5750">
          <w:rPr>
            <w:noProof/>
            <w:webHidden/>
            <w:sz w:val="36"/>
            <w:szCs w:val="36"/>
          </w:rPr>
        </w:r>
        <w:r w:rsidRPr="007C5750">
          <w:rPr>
            <w:noProof/>
            <w:webHidden/>
            <w:sz w:val="36"/>
            <w:szCs w:val="36"/>
          </w:rPr>
          <w:fldChar w:fldCharType="separate"/>
        </w:r>
        <w:r w:rsidRPr="007C5750">
          <w:rPr>
            <w:noProof/>
            <w:webHidden/>
            <w:sz w:val="36"/>
            <w:szCs w:val="36"/>
          </w:rPr>
          <w:t>15</w:t>
        </w:r>
        <w:r w:rsidRPr="007C5750">
          <w:rPr>
            <w:noProof/>
            <w:webHidden/>
            <w:sz w:val="36"/>
            <w:szCs w:val="36"/>
          </w:rPr>
          <w:fldChar w:fldCharType="end"/>
        </w:r>
      </w:hyperlink>
    </w:p>
    <w:p w14:paraId="7EF9718D" w14:textId="346D280A" w:rsidR="007C5750" w:rsidRPr="007C5750" w:rsidRDefault="007C5750">
      <w:pPr>
        <w:pStyle w:val="TOC1"/>
        <w:tabs>
          <w:tab w:val="right" w:leader="dot" w:pos="9350"/>
        </w:tabs>
        <w:rPr>
          <w:rFonts w:eastAsiaTheme="minorEastAsia"/>
          <w:noProof/>
          <w:kern w:val="2"/>
          <w:sz w:val="36"/>
          <w:szCs w:val="36"/>
          <w14:ligatures w14:val="standardContextual"/>
        </w:rPr>
      </w:pPr>
      <w:hyperlink w:anchor="_Toc222470317" w:history="1">
        <w:r w:rsidRPr="007C5750">
          <w:rPr>
            <w:rStyle w:val="Hyperlink"/>
            <w:noProof/>
            <w:sz w:val="36"/>
            <w:szCs w:val="36"/>
          </w:rPr>
          <w:t>Consolidating the Samples</w:t>
        </w:r>
        <w:r w:rsidRPr="007C5750">
          <w:rPr>
            <w:noProof/>
            <w:webHidden/>
            <w:sz w:val="36"/>
            <w:szCs w:val="36"/>
          </w:rPr>
          <w:tab/>
        </w:r>
        <w:r w:rsidRPr="007C5750">
          <w:rPr>
            <w:noProof/>
            <w:webHidden/>
            <w:sz w:val="36"/>
            <w:szCs w:val="36"/>
          </w:rPr>
          <w:fldChar w:fldCharType="begin"/>
        </w:r>
        <w:r w:rsidRPr="007C5750">
          <w:rPr>
            <w:noProof/>
            <w:webHidden/>
            <w:sz w:val="36"/>
            <w:szCs w:val="36"/>
          </w:rPr>
          <w:instrText xml:space="preserve"> PAGEREF _Toc222470317 \h </w:instrText>
        </w:r>
        <w:r w:rsidRPr="007C5750">
          <w:rPr>
            <w:noProof/>
            <w:webHidden/>
            <w:sz w:val="36"/>
            <w:szCs w:val="36"/>
          </w:rPr>
        </w:r>
        <w:r w:rsidRPr="007C5750">
          <w:rPr>
            <w:noProof/>
            <w:webHidden/>
            <w:sz w:val="36"/>
            <w:szCs w:val="36"/>
          </w:rPr>
          <w:fldChar w:fldCharType="separate"/>
        </w:r>
        <w:r w:rsidRPr="007C5750">
          <w:rPr>
            <w:noProof/>
            <w:webHidden/>
            <w:sz w:val="36"/>
            <w:szCs w:val="36"/>
          </w:rPr>
          <w:t>17</w:t>
        </w:r>
        <w:r w:rsidRPr="007C5750">
          <w:rPr>
            <w:noProof/>
            <w:webHidden/>
            <w:sz w:val="36"/>
            <w:szCs w:val="36"/>
          </w:rPr>
          <w:fldChar w:fldCharType="end"/>
        </w:r>
      </w:hyperlink>
    </w:p>
    <w:p w14:paraId="42863A44" w14:textId="24BCDF30" w:rsidR="007C5750" w:rsidRPr="007C5750" w:rsidRDefault="007C5750">
      <w:pPr>
        <w:pStyle w:val="TOC1"/>
        <w:tabs>
          <w:tab w:val="right" w:leader="dot" w:pos="9350"/>
        </w:tabs>
        <w:rPr>
          <w:rFonts w:eastAsiaTheme="minorEastAsia"/>
          <w:noProof/>
          <w:kern w:val="2"/>
          <w:sz w:val="36"/>
          <w:szCs w:val="36"/>
          <w14:ligatures w14:val="standardContextual"/>
        </w:rPr>
      </w:pPr>
      <w:hyperlink w:anchor="_Toc222470318" w:history="1">
        <w:r w:rsidRPr="007C5750">
          <w:rPr>
            <w:rStyle w:val="Hyperlink"/>
            <w:noProof/>
            <w:sz w:val="36"/>
            <w:szCs w:val="36"/>
          </w:rPr>
          <w:t>Labeling Scintillation Vials</w:t>
        </w:r>
        <w:r w:rsidRPr="007C5750">
          <w:rPr>
            <w:noProof/>
            <w:webHidden/>
            <w:sz w:val="36"/>
            <w:szCs w:val="36"/>
          </w:rPr>
          <w:tab/>
        </w:r>
        <w:r w:rsidRPr="007C5750">
          <w:rPr>
            <w:noProof/>
            <w:webHidden/>
            <w:sz w:val="36"/>
            <w:szCs w:val="36"/>
          </w:rPr>
          <w:fldChar w:fldCharType="begin"/>
        </w:r>
        <w:r w:rsidRPr="007C5750">
          <w:rPr>
            <w:noProof/>
            <w:webHidden/>
            <w:sz w:val="36"/>
            <w:szCs w:val="36"/>
          </w:rPr>
          <w:instrText xml:space="preserve"> PAGEREF _Toc222470318 \h </w:instrText>
        </w:r>
        <w:r w:rsidRPr="007C5750">
          <w:rPr>
            <w:noProof/>
            <w:webHidden/>
            <w:sz w:val="36"/>
            <w:szCs w:val="36"/>
          </w:rPr>
        </w:r>
        <w:r w:rsidRPr="007C5750">
          <w:rPr>
            <w:noProof/>
            <w:webHidden/>
            <w:sz w:val="36"/>
            <w:szCs w:val="36"/>
          </w:rPr>
          <w:fldChar w:fldCharType="separate"/>
        </w:r>
        <w:r w:rsidRPr="007C5750">
          <w:rPr>
            <w:noProof/>
            <w:webHidden/>
            <w:sz w:val="36"/>
            <w:szCs w:val="36"/>
          </w:rPr>
          <w:t>18</w:t>
        </w:r>
        <w:r w:rsidRPr="007C5750">
          <w:rPr>
            <w:noProof/>
            <w:webHidden/>
            <w:sz w:val="36"/>
            <w:szCs w:val="36"/>
          </w:rPr>
          <w:fldChar w:fldCharType="end"/>
        </w:r>
      </w:hyperlink>
    </w:p>
    <w:p w14:paraId="327608E9" w14:textId="12FB61F8" w:rsidR="007C5750" w:rsidRPr="007C5750" w:rsidRDefault="007C5750">
      <w:pPr>
        <w:pStyle w:val="TOC1"/>
        <w:tabs>
          <w:tab w:val="right" w:leader="dot" w:pos="9350"/>
        </w:tabs>
        <w:rPr>
          <w:rFonts w:eastAsiaTheme="minorEastAsia"/>
          <w:noProof/>
          <w:kern w:val="2"/>
          <w:sz w:val="36"/>
          <w:szCs w:val="36"/>
          <w14:ligatures w14:val="standardContextual"/>
        </w:rPr>
      </w:pPr>
      <w:hyperlink w:anchor="_Toc222470319" w:history="1">
        <w:r w:rsidRPr="007C5750">
          <w:rPr>
            <w:rStyle w:val="Hyperlink"/>
            <w:noProof/>
            <w:sz w:val="36"/>
            <w:szCs w:val="36"/>
          </w:rPr>
          <w:t>Grinding Methods</w:t>
        </w:r>
        <w:r w:rsidRPr="007C5750">
          <w:rPr>
            <w:noProof/>
            <w:webHidden/>
            <w:sz w:val="36"/>
            <w:szCs w:val="36"/>
          </w:rPr>
          <w:tab/>
        </w:r>
        <w:r w:rsidRPr="007C5750">
          <w:rPr>
            <w:noProof/>
            <w:webHidden/>
            <w:sz w:val="36"/>
            <w:szCs w:val="36"/>
          </w:rPr>
          <w:fldChar w:fldCharType="begin"/>
        </w:r>
        <w:r w:rsidRPr="007C5750">
          <w:rPr>
            <w:noProof/>
            <w:webHidden/>
            <w:sz w:val="36"/>
            <w:szCs w:val="36"/>
          </w:rPr>
          <w:instrText xml:space="preserve"> PAGEREF _Toc222470319 \h </w:instrText>
        </w:r>
        <w:r w:rsidRPr="007C5750">
          <w:rPr>
            <w:noProof/>
            <w:webHidden/>
            <w:sz w:val="36"/>
            <w:szCs w:val="36"/>
          </w:rPr>
        </w:r>
        <w:r w:rsidRPr="007C5750">
          <w:rPr>
            <w:noProof/>
            <w:webHidden/>
            <w:sz w:val="36"/>
            <w:szCs w:val="36"/>
          </w:rPr>
          <w:fldChar w:fldCharType="separate"/>
        </w:r>
        <w:r w:rsidRPr="007C5750">
          <w:rPr>
            <w:noProof/>
            <w:webHidden/>
            <w:sz w:val="36"/>
            <w:szCs w:val="36"/>
          </w:rPr>
          <w:t>20</w:t>
        </w:r>
        <w:r w:rsidRPr="007C5750">
          <w:rPr>
            <w:noProof/>
            <w:webHidden/>
            <w:sz w:val="36"/>
            <w:szCs w:val="36"/>
          </w:rPr>
          <w:fldChar w:fldCharType="end"/>
        </w:r>
      </w:hyperlink>
    </w:p>
    <w:p w14:paraId="7540B40C" w14:textId="43F277B5" w:rsidR="007C5750" w:rsidRPr="007C5750" w:rsidRDefault="007C5750">
      <w:pPr>
        <w:pStyle w:val="TOC1"/>
        <w:tabs>
          <w:tab w:val="right" w:leader="dot" w:pos="9350"/>
        </w:tabs>
        <w:rPr>
          <w:rFonts w:eastAsiaTheme="minorEastAsia"/>
          <w:noProof/>
          <w:kern w:val="2"/>
          <w:sz w:val="36"/>
          <w:szCs w:val="36"/>
          <w14:ligatures w14:val="standardContextual"/>
        </w:rPr>
      </w:pPr>
      <w:hyperlink w:anchor="_Toc222470320" w:history="1">
        <w:r w:rsidRPr="007C5750">
          <w:rPr>
            <w:rStyle w:val="Hyperlink"/>
            <w:noProof/>
            <w:sz w:val="36"/>
            <w:szCs w:val="36"/>
          </w:rPr>
          <w:t>Tinning Ground Samples for CHN Protocol</w:t>
        </w:r>
        <w:r w:rsidRPr="007C5750">
          <w:rPr>
            <w:noProof/>
            <w:webHidden/>
            <w:sz w:val="36"/>
            <w:szCs w:val="36"/>
          </w:rPr>
          <w:tab/>
        </w:r>
        <w:r w:rsidRPr="007C5750">
          <w:rPr>
            <w:noProof/>
            <w:webHidden/>
            <w:sz w:val="36"/>
            <w:szCs w:val="36"/>
          </w:rPr>
          <w:fldChar w:fldCharType="begin"/>
        </w:r>
        <w:r w:rsidRPr="007C5750">
          <w:rPr>
            <w:noProof/>
            <w:webHidden/>
            <w:sz w:val="36"/>
            <w:szCs w:val="36"/>
          </w:rPr>
          <w:instrText xml:space="preserve"> PAGEREF _Toc222470320 \h </w:instrText>
        </w:r>
        <w:r w:rsidRPr="007C5750">
          <w:rPr>
            <w:noProof/>
            <w:webHidden/>
            <w:sz w:val="36"/>
            <w:szCs w:val="36"/>
          </w:rPr>
        </w:r>
        <w:r w:rsidRPr="007C5750">
          <w:rPr>
            <w:noProof/>
            <w:webHidden/>
            <w:sz w:val="36"/>
            <w:szCs w:val="36"/>
          </w:rPr>
          <w:fldChar w:fldCharType="separate"/>
        </w:r>
        <w:r w:rsidRPr="007C5750">
          <w:rPr>
            <w:noProof/>
            <w:webHidden/>
            <w:sz w:val="36"/>
            <w:szCs w:val="36"/>
          </w:rPr>
          <w:t>22</w:t>
        </w:r>
        <w:r w:rsidRPr="007C5750">
          <w:rPr>
            <w:noProof/>
            <w:webHidden/>
            <w:sz w:val="36"/>
            <w:szCs w:val="36"/>
          </w:rPr>
          <w:fldChar w:fldCharType="end"/>
        </w:r>
      </w:hyperlink>
    </w:p>
    <w:p w14:paraId="4E4835A8" w14:textId="0994D705" w:rsidR="007C5750" w:rsidRPr="007C5750" w:rsidRDefault="007C5750">
      <w:pPr>
        <w:pStyle w:val="TOC1"/>
        <w:tabs>
          <w:tab w:val="right" w:leader="dot" w:pos="9350"/>
        </w:tabs>
        <w:rPr>
          <w:rFonts w:eastAsiaTheme="minorEastAsia"/>
          <w:noProof/>
          <w:kern w:val="2"/>
          <w:sz w:val="36"/>
          <w:szCs w:val="36"/>
          <w14:ligatures w14:val="standardContextual"/>
        </w:rPr>
      </w:pPr>
      <w:hyperlink w:anchor="_Toc222470321" w:history="1">
        <w:r w:rsidRPr="007C5750">
          <w:rPr>
            <w:rStyle w:val="Hyperlink"/>
            <w:noProof/>
            <w:sz w:val="36"/>
            <w:szCs w:val="36"/>
          </w:rPr>
          <w:t>Data Sheets, Checklists and Labels</w:t>
        </w:r>
        <w:r w:rsidRPr="007C5750">
          <w:rPr>
            <w:noProof/>
            <w:webHidden/>
            <w:sz w:val="36"/>
            <w:szCs w:val="36"/>
          </w:rPr>
          <w:tab/>
        </w:r>
        <w:r w:rsidRPr="007C5750">
          <w:rPr>
            <w:noProof/>
            <w:webHidden/>
            <w:sz w:val="36"/>
            <w:szCs w:val="36"/>
          </w:rPr>
          <w:fldChar w:fldCharType="begin"/>
        </w:r>
        <w:r w:rsidRPr="007C5750">
          <w:rPr>
            <w:noProof/>
            <w:webHidden/>
            <w:sz w:val="36"/>
            <w:szCs w:val="36"/>
          </w:rPr>
          <w:instrText xml:space="preserve"> PAGEREF _Toc222470321 \h </w:instrText>
        </w:r>
        <w:r w:rsidRPr="007C5750">
          <w:rPr>
            <w:noProof/>
            <w:webHidden/>
            <w:sz w:val="36"/>
            <w:szCs w:val="36"/>
          </w:rPr>
        </w:r>
        <w:r w:rsidRPr="007C5750">
          <w:rPr>
            <w:noProof/>
            <w:webHidden/>
            <w:sz w:val="36"/>
            <w:szCs w:val="36"/>
          </w:rPr>
          <w:fldChar w:fldCharType="separate"/>
        </w:r>
        <w:r w:rsidRPr="007C5750">
          <w:rPr>
            <w:noProof/>
            <w:webHidden/>
            <w:sz w:val="36"/>
            <w:szCs w:val="36"/>
          </w:rPr>
          <w:t>26</w:t>
        </w:r>
        <w:r w:rsidRPr="007C5750">
          <w:rPr>
            <w:noProof/>
            <w:webHidden/>
            <w:sz w:val="36"/>
            <w:szCs w:val="36"/>
          </w:rPr>
          <w:fldChar w:fldCharType="end"/>
        </w:r>
      </w:hyperlink>
    </w:p>
    <w:p w14:paraId="5F752219" w14:textId="433F4D44" w:rsidR="00E4233E" w:rsidRDefault="00E4233E" w:rsidP="00E36F40">
      <w:pPr>
        <w:rPr>
          <w:b/>
          <w:sz w:val="28"/>
          <w:szCs w:val="28"/>
        </w:rPr>
      </w:pPr>
      <w:r w:rsidRPr="007C5750">
        <w:rPr>
          <w:b/>
          <w:sz w:val="36"/>
          <w:szCs w:val="36"/>
        </w:rPr>
        <w:fldChar w:fldCharType="end"/>
      </w:r>
    </w:p>
    <w:p w14:paraId="0AEF803F" w14:textId="77777777" w:rsidR="00E4233E" w:rsidRDefault="00E4233E" w:rsidP="00E36F40">
      <w:pPr>
        <w:rPr>
          <w:b/>
          <w:sz w:val="28"/>
          <w:szCs w:val="28"/>
        </w:rPr>
      </w:pPr>
    </w:p>
    <w:p w14:paraId="7688AE21" w14:textId="00BA39C3" w:rsidR="00987DEE" w:rsidRDefault="00987DEE" w:rsidP="00C42220">
      <w:pPr>
        <w:rPr>
          <w:b/>
          <w:sz w:val="28"/>
          <w:szCs w:val="28"/>
        </w:rPr>
      </w:pPr>
      <w:r>
        <w:rPr>
          <w:b/>
          <w:sz w:val="28"/>
          <w:szCs w:val="28"/>
        </w:rPr>
        <w:t xml:space="preserve">File </w:t>
      </w:r>
      <w:proofErr w:type="gramStart"/>
      <w:r>
        <w:rPr>
          <w:b/>
          <w:sz w:val="28"/>
          <w:szCs w:val="28"/>
        </w:rPr>
        <w:t>path</w:t>
      </w:r>
      <w:proofErr w:type="gramEnd"/>
      <w:r>
        <w:rPr>
          <w:b/>
          <w:sz w:val="28"/>
          <w:szCs w:val="28"/>
        </w:rPr>
        <w:t xml:space="preserve"> for all things Root Wash Techs </w:t>
      </w:r>
    </w:p>
    <w:p w14:paraId="2F78CBC6" w14:textId="0B2BA12F" w:rsidR="008B174B" w:rsidRDefault="00987DEE" w:rsidP="00C42220">
      <w:pPr>
        <w:rPr>
          <w:b/>
          <w:sz w:val="28"/>
          <w:szCs w:val="28"/>
        </w:rPr>
      </w:pPr>
      <w:r w:rsidRPr="00987DEE">
        <w:rPr>
          <w:b/>
          <w:sz w:val="28"/>
          <w:szCs w:val="28"/>
        </w:rPr>
        <w:t>S:\Biogeochemistry\GCREW\0-GCREW-Wide Data\Root Wash Techs</w:t>
      </w:r>
    </w:p>
    <w:p w14:paraId="482E4119" w14:textId="77777777" w:rsidR="008B174B" w:rsidRDefault="008B174B" w:rsidP="00C42220">
      <w:pPr>
        <w:rPr>
          <w:b/>
          <w:sz w:val="28"/>
          <w:szCs w:val="28"/>
        </w:rPr>
      </w:pPr>
    </w:p>
    <w:p w14:paraId="6DB29D71" w14:textId="7AA008F0" w:rsidR="00E4233E" w:rsidRDefault="00E4233E">
      <w:pPr>
        <w:rPr>
          <w:b/>
          <w:sz w:val="28"/>
          <w:szCs w:val="28"/>
        </w:rPr>
      </w:pPr>
      <w:r>
        <w:rPr>
          <w:b/>
          <w:sz w:val="28"/>
          <w:szCs w:val="28"/>
        </w:rPr>
        <w:br w:type="page"/>
      </w:r>
    </w:p>
    <w:p w14:paraId="6883E6E1" w14:textId="4C15B358" w:rsidR="00D65D74" w:rsidRPr="00E4233E" w:rsidRDefault="00E4233E" w:rsidP="00E4233E">
      <w:pPr>
        <w:pStyle w:val="Heading1"/>
      </w:pPr>
      <w:bookmarkStart w:id="1" w:name="_Toc222470309"/>
      <w:r>
        <w:lastRenderedPageBreak/>
        <w:t>Flow Chart</w:t>
      </w:r>
      <w:bookmarkEnd w:id="1"/>
    </w:p>
    <w:p w14:paraId="784EDF60" w14:textId="739E1759" w:rsidR="00D65D74" w:rsidRDefault="00D65D74" w:rsidP="00D65D74">
      <w:r>
        <w:rPr>
          <w:noProof/>
        </w:rPr>
        <mc:AlternateContent>
          <mc:Choice Requires="wps">
            <w:drawing>
              <wp:anchor distT="0" distB="0" distL="114300" distR="114300" simplePos="0" relativeHeight="251657216" behindDoc="0" locked="0" layoutInCell="1" allowOverlap="1" wp14:anchorId="551AFA49" wp14:editId="0EFB7030">
                <wp:simplePos x="0" y="0"/>
                <wp:positionH relativeFrom="margin">
                  <wp:align>right</wp:align>
                </wp:positionH>
                <wp:positionV relativeFrom="paragraph">
                  <wp:posOffset>0</wp:posOffset>
                </wp:positionV>
                <wp:extent cx="5924550" cy="723900"/>
                <wp:effectExtent l="0" t="0" r="19050" b="19050"/>
                <wp:wrapNone/>
                <wp:docPr id="1" name="Rounded Rectangle 1"/>
                <wp:cNvGraphicFramePr/>
                <a:graphic xmlns:a="http://schemas.openxmlformats.org/drawingml/2006/main">
                  <a:graphicData uri="http://schemas.microsoft.com/office/word/2010/wordprocessingShape">
                    <wps:wsp>
                      <wps:cNvSpPr/>
                      <wps:spPr>
                        <a:xfrm>
                          <a:off x="0" y="0"/>
                          <a:ext cx="5924550" cy="7239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D3C78C" w14:textId="31949748" w:rsidR="00AC2859" w:rsidRDefault="00AC2859" w:rsidP="00D65D74">
                            <w:pPr>
                              <w:jc w:val="center"/>
                            </w:pPr>
                            <w:r>
                              <w:t xml:space="preserve">Review this chart and read protocols for root washing and sorting. Watch the video that explains the root washing and sorting process. Examine the sorted roots standards that are preserved in scintillation vials.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1AFA49" id="Rounded Rectangle 1" o:spid="_x0000_s1026" style="position:absolute;margin-left:415.3pt;margin-top:0;width:466.5pt;height:57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" fillcolor="#4472c4 [3204]" strokecolor="#1f3763 [1604]" strokeweight="1pt">
                <v:stroke joinstyle="miter"/>
                <v:textbox>
                  <w:txbxContent>
                    <w:p w14:paraId="6AD3C78C" w14:textId="31949748" w:rsidR="00AC2859" w:rsidRDefault="00AC2859" w:rsidP="00D65D74">
                      <w:pPr>
                        <w:jc w:val="center"/>
                      </w:pPr>
                      <w:r>
                        <w:t xml:space="preserve">Review this chart and read protocols for root washing and sorting. Watch the video that explains the root washing and sorting process. Examine the sorted roots standards that are preserved in scintillation vials. </w:t>
                      </w:r>
                    </w:p>
                  </w:txbxContent>
                </v:textbox>
                <w10:wrap anchorx="margin"/>
              </v:roundrect>
            </w:pict>
          </mc:Fallback>
        </mc:AlternateContent>
      </w:r>
    </w:p>
    <w:p w14:paraId="04DC524D" w14:textId="3E5503BA" w:rsidR="00D65D74" w:rsidRPr="001B12F4" w:rsidRDefault="00D65D74" w:rsidP="00D65D74"/>
    <w:p w14:paraId="134E0128" w14:textId="5E7CC578" w:rsidR="00D65D74" w:rsidRPr="001B12F4" w:rsidRDefault="00E4233E" w:rsidP="00D65D74">
      <w:r>
        <w:rPr>
          <w:noProof/>
        </w:rPr>
        <mc:AlternateContent>
          <mc:Choice Requires="wps">
            <w:drawing>
              <wp:anchor distT="0" distB="0" distL="114300" distR="114300" simplePos="0" relativeHeight="251714560" behindDoc="0" locked="0" layoutInCell="1" allowOverlap="1" wp14:anchorId="31A9B10F" wp14:editId="67542759">
                <wp:simplePos x="0" y="0"/>
                <wp:positionH relativeFrom="column">
                  <wp:posOffset>3200277</wp:posOffset>
                </wp:positionH>
                <wp:positionV relativeFrom="page">
                  <wp:posOffset>1323833</wp:posOffset>
                </wp:positionV>
                <wp:extent cx="348141" cy="389245"/>
                <wp:effectExtent l="38100" t="19050" r="33020" b="49530"/>
                <wp:wrapNone/>
                <wp:docPr id="31" name="Straight Arrow Connector 31"/>
                <wp:cNvGraphicFramePr/>
                <a:graphic xmlns:a="http://schemas.openxmlformats.org/drawingml/2006/main">
                  <a:graphicData uri="http://schemas.microsoft.com/office/word/2010/wordprocessingShape">
                    <wps:wsp>
                      <wps:cNvCnPr/>
                      <wps:spPr>
                        <a:xfrm flipH="1">
                          <a:off x="0" y="0"/>
                          <a:ext cx="348141" cy="389245"/>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E97839" id="_x0000_t32" coordsize="21600,21600" o:spt="32" o:oned="t" path="m,l21600,21600e" filled="f">
                <v:path arrowok="t" fillok="f" o:connecttype="none"/>
                <o:lock v:ext="edit" shapetype="t"/>
              </v:shapetype>
              <v:shape id="Straight Arrow Connector 31" o:spid="_x0000_s1026" type="#_x0000_t32" style="position:absolute;margin-left:252pt;margin-top:104.25pt;width:27.4pt;height:30.65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" strokecolor="#0d0d0d [3069]" strokeweight="2.25pt">
                <v:stroke endarrow="block" joinstyle="miter"/>
                <w10:wrap anchory="page"/>
              </v:shape>
            </w:pict>
          </mc:Fallback>
        </mc:AlternateContent>
      </w:r>
    </w:p>
    <w:p w14:paraId="328F2350" w14:textId="650BA24E" w:rsidR="00D65D74" w:rsidRPr="001B12F4" w:rsidRDefault="00D65D74" w:rsidP="00D65D74">
      <w:r>
        <w:rPr>
          <w:noProof/>
        </w:rPr>
        <mc:AlternateContent>
          <mc:Choice Requires="wps">
            <w:drawing>
              <wp:anchor distT="0" distB="0" distL="114300" distR="114300" simplePos="0" relativeHeight="251659264" behindDoc="0" locked="0" layoutInCell="1" allowOverlap="1" wp14:anchorId="7AF82F0D" wp14:editId="72AAE804">
                <wp:simplePos x="0" y="0"/>
                <wp:positionH relativeFrom="margin">
                  <wp:align>right</wp:align>
                </wp:positionH>
                <wp:positionV relativeFrom="paragraph">
                  <wp:posOffset>95250</wp:posOffset>
                </wp:positionV>
                <wp:extent cx="5857875" cy="571500"/>
                <wp:effectExtent l="0" t="0" r="28575" b="19050"/>
                <wp:wrapNone/>
                <wp:docPr id="3" name="Rounded Rectangle 3"/>
                <wp:cNvGraphicFramePr/>
                <a:graphic xmlns:a="http://schemas.openxmlformats.org/drawingml/2006/main">
                  <a:graphicData uri="http://schemas.microsoft.com/office/word/2010/wordprocessingShape">
                    <wps:wsp>
                      <wps:cNvSpPr/>
                      <wps:spPr>
                        <a:xfrm>
                          <a:off x="0" y="0"/>
                          <a:ext cx="5857875" cy="5715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7A40FA" w14:textId="17221DD3" w:rsidR="00AC2859" w:rsidRDefault="00AC2859" w:rsidP="00D65D74">
                            <w:pPr>
                              <w:jc w:val="center"/>
                            </w:pPr>
                            <w:r>
                              <w:t>Print out Checklists. These checklists will be used to help track ingrowth core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F82F0D" id="Rounded Rectangle 3" o:spid="_x0000_s1027" style="position:absolute;margin-left:410.05pt;margin-top:7.5pt;width:461.25pt;height:4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" fillcolor="#4472c4 [3204]" strokecolor="#1f3763 [1604]" strokeweight="1pt">
                <v:stroke joinstyle="miter"/>
                <v:textbox>
                  <w:txbxContent>
                    <w:p w14:paraId="327A40FA" w14:textId="17221DD3" w:rsidR="00AC2859" w:rsidRDefault="00AC2859" w:rsidP="00D65D74">
                      <w:pPr>
                        <w:jc w:val="center"/>
                      </w:pPr>
                      <w:r>
                        <w:t>Print out Checklists. These checklists will be used to help track ingrowth core processing.</w:t>
                      </w:r>
                    </w:p>
                  </w:txbxContent>
                </v:textbox>
                <w10:wrap anchorx="margin"/>
              </v:roundrect>
            </w:pict>
          </mc:Fallback>
        </mc:AlternateContent>
      </w:r>
    </w:p>
    <w:p w14:paraId="384A8E5A" w14:textId="1301F301" w:rsidR="00D65D74" w:rsidRPr="001B12F4" w:rsidRDefault="00D65D74" w:rsidP="00D65D74"/>
    <w:p w14:paraId="1F43E7D1" w14:textId="3DB056BF" w:rsidR="00D65D74" w:rsidRPr="001839F9" w:rsidRDefault="00675370" w:rsidP="00D65D74">
      <w:r>
        <w:rPr>
          <w:noProof/>
        </w:rPr>
        <mc:AlternateContent>
          <mc:Choice Requires="wps">
            <w:drawing>
              <wp:anchor distT="0" distB="0" distL="114300" distR="114300" simplePos="0" relativeHeight="251655166" behindDoc="0" locked="0" layoutInCell="1" allowOverlap="1" wp14:anchorId="6D922717" wp14:editId="2193C795">
                <wp:simplePos x="0" y="0"/>
                <wp:positionH relativeFrom="margin">
                  <wp:posOffset>1266825</wp:posOffset>
                </wp:positionH>
                <wp:positionV relativeFrom="page">
                  <wp:posOffset>1962151</wp:posOffset>
                </wp:positionV>
                <wp:extent cx="1933575" cy="514350"/>
                <wp:effectExtent l="38100" t="19050" r="9525" b="57150"/>
                <wp:wrapNone/>
                <wp:docPr id="36" name="Straight Arrow Connector 36"/>
                <wp:cNvGraphicFramePr/>
                <a:graphic xmlns:a="http://schemas.openxmlformats.org/drawingml/2006/main">
                  <a:graphicData uri="http://schemas.microsoft.com/office/word/2010/wordprocessingShape">
                    <wps:wsp>
                      <wps:cNvCnPr/>
                      <wps:spPr>
                        <a:xfrm flipH="1">
                          <a:off x="0" y="0"/>
                          <a:ext cx="1933575" cy="51435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F20A88" id="Straight Arrow Connector 36" o:spid="_x0000_s1026" type="#_x0000_t32" style="position:absolute;margin-left:99.75pt;margin-top:154.5pt;width:152.25pt;height:40.5pt;flip:x;z-index:25165516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" strokecolor="#0d0d0d [3069]" strokeweight="2.25pt">
                <v:stroke endarrow="block" joinstyle="miter"/>
                <w10:wrap anchorx="margin" anchory="page"/>
              </v:shape>
            </w:pict>
          </mc:Fallback>
        </mc:AlternateContent>
      </w:r>
    </w:p>
    <w:p w14:paraId="0B20FD98" w14:textId="5FBC744D" w:rsidR="00D65D74" w:rsidRDefault="0092220C" w:rsidP="00D65D74">
      <w:pPr>
        <w:tabs>
          <w:tab w:val="left" w:pos="8235"/>
        </w:tabs>
      </w:pPr>
      <w:r w:rsidRPr="0099712E">
        <w:rPr>
          <w:noProof/>
          <w:color w:val="7030A0"/>
          <w:sz w:val="28"/>
        </w:rPr>
        <mc:AlternateContent>
          <mc:Choice Requires="wps">
            <w:drawing>
              <wp:anchor distT="0" distB="0" distL="114300" distR="114300" simplePos="0" relativeHeight="251662336" behindDoc="0" locked="0" layoutInCell="1" allowOverlap="1" wp14:anchorId="58C47B75" wp14:editId="565D4735">
                <wp:simplePos x="0" y="0"/>
                <wp:positionH relativeFrom="margin">
                  <wp:align>left</wp:align>
                </wp:positionH>
                <wp:positionV relativeFrom="paragraph">
                  <wp:posOffset>250825</wp:posOffset>
                </wp:positionV>
                <wp:extent cx="2343150" cy="1028700"/>
                <wp:effectExtent l="0" t="0" r="19050" b="19050"/>
                <wp:wrapNone/>
                <wp:docPr id="6" name="Rounded Rectangle 6"/>
                <wp:cNvGraphicFramePr/>
                <a:graphic xmlns:a="http://schemas.openxmlformats.org/drawingml/2006/main">
                  <a:graphicData uri="http://schemas.microsoft.com/office/word/2010/wordprocessingShape">
                    <wps:wsp>
                      <wps:cNvSpPr/>
                      <wps:spPr>
                        <a:xfrm>
                          <a:off x="0" y="0"/>
                          <a:ext cx="2343150" cy="10287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610106" w14:textId="133B1272" w:rsidR="00AC2859" w:rsidRDefault="00AC2859" w:rsidP="00D65D74">
                            <w:r>
                              <w:t>Setup buckets inside sediment sink. Make sure drain plug and drain elevation tube are in place. Set up metal rack, bowl, and sieves.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C47B75" id="Rounded Rectangle 6" o:spid="_x0000_s1028" style="position:absolute;margin-left:0;margin-top:19.75pt;width:184.5pt;height:81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" fillcolor="#4472c4 [3204]" strokecolor="#1f3763 [1604]" strokeweight="1pt">
                <v:stroke joinstyle="miter"/>
                <v:textbox>
                  <w:txbxContent>
                    <w:p w14:paraId="1A610106" w14:textId="133B1272" w:rsidR="00AC2859" w:rsidRDefault="00AC2859" w:rsidP="00D65D74">
                      <w:r>
                        <w:t>Setup buckets inside sediment sink. Make sure drain plug and drain elevation tube are in place. Set up metal rack, bowl, and sieves.</w:t>
                      </w:r>
                    </w:p>
                  </w:txbxContent>
                </v:textbox>
                <w10:wrap anchorx="margin"/>
              </v:roundrect>
            </w:pict>
          </mc:Fallback>
        </mc:AlternateContent>
      </w:r>
      <w:r w:rsidR="007E1E31" w:rsidRPr="0099712E">
        <w:rPr>
          <w:noProof/>
          <w:color w:val="7030A0"/>
          <w:sz w:val="28"/>
        </w:rPr>
        <mc:AlternateContent>
          <mc:Choice Requires="wps">
            <w:drawing>
              <wp:anchor distT="0" distB="0" distL="114300" distR="114300" simplePos="0" relativeHeight="251694080" behindDoc="0" locked="0" layoutInCell="1" allowOverlap="1" wp14:anchorId="4DDE09A6" wp14:editId="5381ACA5">
                <wp:simplePos x="0" y="0"/>
                <wp:positionH relativeFrom="margin">
                  <wp:align>right</wp:align>
                </wp:positionH>
                <wp:positionV relativeFrom="paragraph">
                  <wp:posOffset>220980</wp:posOffset>
                </wp:positionV>
                <wp:extent cx="2571750" cy="1310640"/>
                <wp:effectExtent l="0" t="0" r="19050" b="22860"/>
                <wp:wrapNone/>
                <wp:docPr id="7" name="Rounded Rectangle 7"/>
                <wp:cNvGraphicFramePr/>
                <a:graphic xmlns:a="http://schemas.openxmlformats.org/drawingml/2006/main">
                  <a:graphicData uri="http://schemas.microsoft.com/office/word/2010/wordprocessingShape">
                    <wps:wsp>
                      <wps:cNvSpPr/>
                      <wps:spPr>
                        <a:xfrm>
                          <a:off x="0" y="0"/>
                          <a:ext cx="2571750" cy="13106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3618D2" w14:textId="12DEE16D" w:rsidR="00AC2859" w:rsidRDefault="00AC2859" w:rsidP="00D65D74">
                            <w:pPr>
                              <w:jc w:val="center"/>
                            </w:pPr>
                            <w:r>
                              <w:t xml:space="preserve">Setup sorting area with coin envelopes, sharpies, a clear Pyrex dish filled with DI water and placed on a dark surface or tray (for contrast), a dispensing carboy filled with DI water (for refilling pan), forceps, and small scissors.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DE09A6" id="Rounded Rectangle 7" o:spid="_x0000_s1029" style="position:absolute;margin-left:151.3pt;margin-top:17.4pt;width:202.5pt;height:103.2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" fillcolor="#4472c4 [3204]" strokecolor="#1f3763 [1604]" strokeweight="1pt">
                <v:stroke joinstyle="miter"/>
                <v:textbox>
                  <w:txbxContent>
                    <w:p w14:paraId="173618D2" w14:textId="12DEE16D" w:rsidR="00AC2859" w:rsidRDefault="00AC2859" w:rsidP="00D65D74">
                      <w:pPr>
                        <w:jc w:val="center"/>
                      </w:pPr>
                      <w:r>
                        <w:t xml:space="preserve">Setup sorting area with coin envelopes, sharpies, a clear Pyrex dish filled with DI water and placed on a dark surface or tray (for contrast), a dispensing carboy filled with DI water (for refilling pan), forceps, and small scissors. </w:t>
                      </w:r>
                    </w:p>
                  </w:txbxContent>
                </v:textbox>
                <w10:wrap anchorx="margin"/>
              </v:roundrect>
            </w:pict>
          </mc:Fallback>
        </mc:AlternateContent>
      </w:r>
      <w:r w:rsidR="00D65D74" w:rsidRPr="001839F9">
        <w:rPr>
          <w:color w:val="2512AE"/>
          <w:sz w:val="28"/>
        </w:rPr>
        <w:t xml:space="preserve">  </w:t>
      </w:r>
      <w:r w:rsidR="00D65D74" w:rsidRPr="001839F9">
        <w:rPr>
          <w:color w:val="7030A0"/>
          <w:sz w:val="28"/>
        </w:rPr>
        <w:t>Root Washing</w:t>
      </w:r>
      <w:r w:rsidR="00D65D74" w:rsidRPr="001839F9">
        <w:rPr>
          <w:color w:val="7030A0"/>
        </w:rPr>
        <w:t xml:space="preserve">                                                                                                                          </w:t>
      </w:r>
      <w:r w:rsidR="00D65D74" w:rsidRPr="001839F9">
        <w:rPr>
          <w:color w:val="7030A0"/>
          <w:sz w:val="28"/>
        </w:rPr>
        <w:t xml:space="preserve"> Root Sorting</w:t>
      </w:r>
    </w:p>
    <w:p w14:paraId="0BAD5A55" w14:textId="6AEE0663" w:rsidR="00D65D74" w:rsidRPr="001B12F4" w:rsidRDefault="00D65D74" w:rsidP="00D65D74"/>
    <w:p w14:paraId="146F2581" w14:textId="1453AC65" w:rsidR="00D65D74" w:rsidRDefault="00B440A8" w:rsidP="00D65D74">
      <w:r>
        <w:rPr>
          <w:noProof/>
        </w:rPr>
        <mc:AlternateContent>
          <mc:Choice Requires="wps">
            <w:drawing>
              <wp:anchor distT="0" distB="0" distL="114300" distR="114300" simplePos="0" relativeHeight="251685888" behindDoc="0" locked="0" layoutInCell="1" allowOverlap="1" wp14:anchorId="14828273" wp14:editId="30C92177">
                <wp:simplePos x="0" y="0"/>
                <wp:positionH relativeFrom="column">
                  <wp:posOffset>2457451</wp:posOffset>
                </wp:positionH>
                <wp:positionV relativeFrom="paragraph">
                  <wp:posOffset>150495</wp:posOffset>
                </wp:positionV>
                <wp:extent cx="857250" cy="2924175"/>
                <wp:effectExtent l="0" t="76200" r="0" b="28575"/>
                <wp:wrapNone/>
                <wp:docPr id="35" name="Connector: Elbow 35"/>
                <wp:cNvGraphicFramePr/>
                <a:graphic xmlns:a="http://schemas.openxmlformats.org/drawingml/2006/main">
                  <a:graphicData uri="http://schemas.microsoft.com/office/word/2010/wordprocessingShape">
                    <wps:wsp>
                      <wps:cNvCnPr/>
                      <wps:spPr>
                        <a:xfrm flipV="1">
                          <a:off x="0" y="0"/>
                          <a:ext cx="857250" cy="2924175"/>
                        </a:xfrm>
                        <a:prstGeom prst="bentConnector3">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16C2E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5" o:spid="_x0000_s1026" type="#_x0000_t34" style="position:absolute;margin-left:193.5pt;margin-top:11.85pt;width:67.5pt;height:230.2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" strokecolor="black [3213]" strokeweight="2.25pt">
                <v:stroke endarrow="block"/>
              </v:shape>
            </w:pict>
          </mc:Fallback>
        </mc:AlternateContent>
      </w:r>
    </w:p>
    <w:p w14:paraId="06FE894D" w14:textId="727C0FBB" w:rsidR="00D65D74" w:rsidRDefault="00675370" w:rsidP="00D65D74">
      <w:r>
        <w:rPr>
          <w:noProof/>
        </w:rPr>
        <mc:AlternateContent>
          <mc:Choice Requires="wps">
            <w:drawing>
              <wp:anchor distT="0" distB="0" distL="114300" distR="114300" simplePos="0" relativeHeight="251693056" behindDoc="0" locked="0" layoutInCell="1" allowOverlap="1" wp14:anchorId="2ACCF870" wp14:editId="2F159ECF">
                <wp:simplePos x="0" y="0"/>
                <wp:positionH relativeFrom="column">
                  <wp:posOffset>4724400</wp:posOffset>
                </wp:positionH>
                <wp:positionV relativeFrom="page">
                  <wp:posOffset>3343275</wp:posOffset>
                </wp:positionV>
                <wp:extent cx="0" cy="561975"/>
                <wp:effectExtent l="57150" t="0" r="57150" b="47625"/>
                <wp:wrapNone/>
                <wp:docPr id="39" name="Straight Arrow Connector 39"/>
                <wp:cNvGraphicFramePr/>
                <a:graphic xmlns:a="http://schemas.openxmlformats.org/drawingml/2006/main">
                  <a:graphicData uri="http://schemas.microsoft.com/office/word/2010/wordprocessingShape">
                    <wps:wsp>
                      <wps:cNvCnPr/>
                      <wps:spPr>
                        <a:xfrm>
                          <a:off x="0" y="0"/>
                          <a:ext cx="0" cy="561975"/>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AEEB00" id="Straight Arrow Connector 39" o:spid="_x0000_s1026" type="#_x0000_t32" style="position:absolute;margin-left:372pt;margin-top:263.25pt;width:0;height:44.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" strokecolor="#0d0d0d [3069]" strokeweight="2.25pt">
                <v:stroke endarrow="block" joinstyle="miter"/>
                <w10:wrap anchory="page"/>
              </v:shape>
            </w:pict>
          </mc:Fallback>
        </mc:AlternateContent>
      </w:r>
      <w:r>
        <w:rPr>
          <w:noProof/>
        </w:rPr>
        <mc:AlternateContent>
          <mc:Choice Requires="wps">
            <w:drawing>
              <wp:anchor distT="0" distB="0" distL="114300" distR="114300" simplePos="0" relativeHeight="251654141" behindDoc="0" locked="0" layoutInCell="1" allowOverlap="1" wp14:anchorId="7E888698" wp14:editId="6B7A3719">
                <wp:simplePos x="0" y="0"/>
                <wp:positionH relativeFrom="column">
                  <wp:posOffset>1247775</wp:posOffset>
                </wp:positionH>
                <wp:positionV relativeFrom="page">
                  <wp:posOffset>3215640</wp:posOffset>
                </wp:positionV>
                <wp:extent cx="0" cy="561975"/>
                <wp:effectExtent l="57150" t="0" r="57150" b="47625"/>
                <wp:wrapNone/>
                <wp:docPr id="37" name="Straight Arrow Connector 37"/>
                <wp:cNvGraphicFramePr/>
                <a:graphic xmlns:a="http://schemas.openxmlformats.org/drawingml/2006/main">
                  <a:graphicData uri="http://schemas.microsoft.com/office/word/2010/wordprocessingShape">
                    <wps:wsp>
                      <wps:cNvCnPr/>
                      <wps:spPr>
                        <a:xfrm>
                          <a:off x="0" y="0"/>
                          <a:ext cx="0" cy="561975"/>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FBEE56" id="Straight Arrow Connector 37" o:spid="_x0000_s1026" type="#_x0000_t32" style="position:absolute;margin-left:98.25pt;margin-top:253.2pt;width:0;height:44.25pt;z-index:2516541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" strokecolor="#0d0d0d [3069]" strokeweight="2.25pt">
                <v:stroke endarrow="block" joinstyle="miter"/>
                <w10:wrap anchory="page"/>
              </v:shape>
            </w:pict>
          </mc:Fallback>
        </mc:AlternateContent>
      </w:r>
      <w:r w:rsidR="00D65D74">
        <w:rPr>
          <w:noProof/>
        </w:rPr>
        <mc:AlternateContent>
          <mc:Choice Requires="wps">
            <w:drawing>
              <wp:anchor distT="0" distB="0" distL="114300" distR="114300" simplePos="0" relativeHeight="251664384" behindDoc="0" locked="0" layoutInCell="1" allowOverlap="1" wp14:anchorId="25B32183" wp14:editId="6F4C1F14">
                <wp:simplePos x="0" y="0"/>
                <wp:positionH relativeFrom="column">
                  <wp:posOffset>1209675</wp:posOffset>
                </wp:positionH>
                <wp:positionV relativeFrom="paragraph">
                  <wp:posOffset>553720</wp:posOffset>
                </wp:positionV>
                <wp:extent cx="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E558C4"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95.25pt,43.6pt" to="95.25pt,4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" strokecolor="#4472c4 [3204]" strokeweight=".5pt">
                <v:stroke joinstyle="miter"/>
              </v:line>
            </w:pict>
          </mc:Fallback>
        </mc:AlternateContent>
      </w:r>
    </w:p>
    <w:p w14:paraId="6DE614BA" w14:textId="6D6E5AE0" w:rsidR="00D65D74" w:rsidRPr="001839F9" w:rsidRDefault="00D65D74" w:rsidP="00D65D74"/>
    <w:p w14:paraId="2EB627E5" w14:textId="6AE21528" w:rsidR="00D65D74" w:rsidRPr="001839F9" w:rsidRDefault="0092220C" w:rsidP="00D65D74">
      <w:r>
        <w:rPr>
          <w:noProof/>
        </w:rPr>
        <mc:AlternateContent>
          <mc:Choice Requires="wps">
            <w:drawing>
              <wp:anchor distT="0" distB="0" distL="114300" distR="114300" simplePos="0" relativeHeight="251667456" behindDoc="0" locked="0" layoutInCell="1" allowOverlap="1" wp14:anchorId="44A2FB1F" wp14:editId="04C09ABE">
                <wp:simplePos x="0" y="0"/>
                <wp:positionH relativeFrom="margin">
                  <wp:align>left</wp:align>
                </wp:positionH>
                <wp:positionV relativeFrom="paragraph">
                  <wp:posOffset>52070</wp:posOffset>
                </wp:positionV>
                <wp:extent cx="2495550" cy="1295400"/>
                <wp:effectExtent l="0" t="0" r="19050" b="19050"/>
                <wp:wrapNone/>
                <wp:docPr id="11" name="Rounded Rectangle 11"/>
                <wp:cNvGraphicFramePr/>
                <a:graphic xmlns:a="http://schemas.openxmlformats.org/drawingml/2006/main">
                  <a:graphicData uri="http://schemas.microsoft.com/office/word/2010/wordprocessingShape">
                    <wps:wsp>
                      <wps:cNvSpPr/>
                      <wps:spPr>
                        <a:xfrm>
                          <a:off x="0" y="0"/>
                          <a:ext cx="2495550" cy="1295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909B80" w14:textId="350C8C0E" w:rsidR="00AC2859" w:rsidRDefault="00AC2859" w:rsidP="00D65D74">
                            <w:pPr>
                              <w:jc w:val="center"/>
                            </w:pPr>
                            <w:r>
                              <w:t>Examine the bag: look for holes, lack of peat, etc. and write a note on the checklist, if needed. Cut or disregard anything outside the bag. Cut bag in half and begin to wash the peat from the roots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A2FB1F" id="Rounded Rectangle 11" o:spid="_x0000_s1030" style="position:absolute;margin-left:0;margin-top:4.1pt;width:196.5pt;height:102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" fillcolor="#4472c4 [3204]" strokecolor="#1f3763 [1604]" strokeweight="1pt">
                <v:stroke joinstyle="miter"/>
                <v:textbox>
                  <w:txbxContent>
                    <w:p w14:paraId="25909B80" w14:textId="350C8C0E" w:rsidR="00AC2859" w:rsidRDefault="00AC2859" w:rsidP="00D65D74">
                      <w:pPr>
                        <w:jc w:val="center"/>
                      </w:pPr>
                      <w:r>
                        <w:t>Examine the bag: look for holes, lack of peat, etc. and write a note on the checklist, if needed. Cut or disregard anything outside the bag. Cut bag in half and begin to wash the peat from the roots .</w:t>
                      </w:r>
                    </w:p>
                  </w:txbxContent>
                </v:textbox>
                <w10:wrap anchorx="margin"/>
              </v:roundrect>
            </w:pict>
          </mc:Fallback>
        </mc:AlternateContent>
      </w:r>
      <w:r w:rsidR="007E1E31">
        <w:rPr>
          <w:noProof/>
        </w:rPr>
        <mc:AlternateContent>
          <mc:Choice Requires="wps">
            <w:drawing>
              <wp:anchor distT="0" distB="0" distL="114300" distR="114300" simplePos="0" relativeHeight="251692032" behindDoc="0" locked="0" layoutInCell="1" allowOverlap="1" wp14:anchorId="74CF6C8C" wp14:editId="6BFD295D">
                <wp:simplePos x="0" y="0"/>
                <wp:positionH relativeFrom="margin">
                  <wp:posOffset>3390900</wp:posOffset>
                </wp:positionH>
                <wp:positionV relativeFrom="paragraph">
                  <wp:posOffset>90805</wp:posOffset>
                </wp:positionV>
                <wp:extent cx="2514600" cy="1318260"/>
                <wp:effectExtent l="0" t="0" r="19050" b="15240"/>
                <wp:wrapNone/>
                <wp:docPr id="12" name="Rounded Rectangle 12"/>
                <wp:cNvGraphicFramePr/>
                <a:graphic xmlns:a="http://schemas.openxmlformats.org/drawingml/2006/main">
                  <a:graphicData uri="http://schemas.microsoft.com/office/word/2010/wordprocessingShape">
                    <wps:wsp>
                      <wps:cNvSpPr/>
                      <wps:spPr>
                        <a:xfrm>
                          <a:off x="0" y="0"/>
                          <a:ext cx="2514600" cy="13182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65692E" w14:textId="004FB59B" w:rsidR="00AC2859" w:rsidRDefault="00AC2859" w:rsidP="00D65D74">
                            <w:pPr>
                              <w:jc w:val="center"/>
                            </w:pPr>
                            <w:r>
                              <w:t xml:space="preserve">Open bag with root contents. Place of roots into the Pyrex dish. Thoroughly examine the bag to make sure nothing is left inside. Carefully sort roots identifying Fine Roots, C4 Rhiz, C3 Rhiz and Phrag Rhiz.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F6C8C" id="Rounded Rectangle 12" o:spid="_x0000_s1031" style="position:absolute;margin-left:267pt;margin-top:7.15pt;width:198pt;height:103.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" fillcolor="#4472c4 [3204]" strokecolor="#1f3763 [1604]" strokeweight="1pt">
                <v:stroke joinstyle="miter"/>
                <v:textbox>
                  <w:txbxContent>
                    <w:p w14:paraId="0865692E" w14:textId="004FB59B" w:rsidR="00AC2859" w:rsidRDefault="00AC2859" w:rsidP="00D65D74">
                      <w:pPr>
                        <w:jc w:val="center"/>
                      </w:pPr>
                      <w:r>
                        <w:t xml:space="preserve">Open bag with root contents. Place of roots into the Pyrex dish. Thoroughly examine the bag to make sure nothing is left inside. Carefully sort roots identifying Fine Roots, C4 Rhiz, C3 Rhiz and Phrag Rhiz.  </w:t>
                      </w:r>
                    </w:p>
                  </w:txbxContent>
                </v:textbox>
                <w10:wrap anchorx="margin"/>
              </v:roundrect>
            </w:pict>
          </mc:Fallback>
        </mc:AlternateContent>
      </w:r>
      <w:r w:rsidR="00D65D74">
        <w:rPr>
          <w:noProof/>
        </w:rPr>
        <mc:AlternateContent>
          <mc:Choice Requires="wps">
            <w:drawing>
              <wp:anchor distT="0" distB="0" distL="114300" distR="114300" simplePos="0" relativeHeight="251666432" behindDoc="0" locked="0" layoutInCell="1" allowOverlap="1" wp14:anchorId="6DF0E1C3" wp14:editId="6A28B36B">
                <wp:simplePos x="0" y="0"/>
                <wp:positionH relativeFrom="column">
                  <wp:posOffset>4714875</wp:posOffset>
                </wp:positionH>
                <wp:positionV relativeFrom="paragraph">
                  <wp:posOffset>10160</wp:posOffset>
                </wp:positionV>
                <wp:extent cx="0" cy="390525"/>
                <wp:effectExtent l="0" t="0" r="19050" b="28575"/>
                <wp:wrapNone/>
                <wp:docPr id="10" name="Straight Connector 10"/>
                <wp:cNvGraphicFramePr/>
                <a:graphic xmlns:a="http://schemas.openxmlformats.org/drawingml/2006/main">
                  <a:graphicData uri="http://schemas.microsoft.com/office/word/2010/wordprocessingShape">
                    <wps:wsp>
                      <wps:cNvCnPr/>
                      <wps:spPr>
                        <a:xfrm>
                          <a:off x="0" y="0"/>
                          <a:ext cx="0" cy="390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5A7502" id="Straight Connector 1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25pt,.8pt" to="371.2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" strokecolor="#4472c4 [3204]" strokeweight=".5pt">
                <v:stroke joinstyle="miter"/>
              </v:line>
            </w:pict>
          </mc:Fallback>
        </mc:AlternateContent>
      </w:r>
    </w:p>
    <w:p w14:paraId="1D254DA4" w14:textId="19874111" w:rsidR="00D65D74" w:rsidRPr="001839F9" w:rsidRDefault="00D65D74" w:rsidP="00D65D74"/>
    <w:p w14:paraId="3B205110" w14:textId="667F7307" w:rsidR="00D65D74" w:rsidRPr="001839F9" w:rsidRDefault="00D65D74" w:rsidP="00D65D74"/>
    <w:p w14:paraId="61D2AD66" w14:textId="5511E391" w:rsidR="00D65D74" w:rsidRPr="001839F9" w:rsidRDefault="00E4233E" w:rsidP="00D65D74">
      <w:r>
        <w:rPr>
          <w:noProof/>
        </w:rPr>
        <mc:AlternateContent>
          <mc:Choice Requires="wps">
            <w:drawing>
              <wp:anchor distT="0" distB="0" distL="114300" distR="114300" simplePos="0" relativeHeight="251691008" behindDoc="0" locked="0" layoutInCell="1" allowOverlap="1" wp14:anchorId="78476AF2" wp14:editId="41A459EC">
                <wp:simplePos x="0" y="0"/>
                <wp:positionH relativeFrom="column">
                  <wp:posOffset>4751980</wp:posOffset>
                </wp:positionH>
                <wp:positionV relativeFrom="page">
                  <wp:posOffset>4735773</wp:posOffset>
                </wp:positionV>
                <wp:extent cx="0" cy="561975"/>
                <wp:effectExtent l="57150" t="0" r="57150" b="47625"/>
                <wp:wrapNone/>
                <wp:docPr id="40" name="Straight Arrow Connector 40"/>
                <wp:cNvGraphicFramePr/>
                <a:graphic xmlns:a="http://schemas.openxmlformats.org/drawingml/2006/main">
                  <a:graphicData uri="http://schemas.microsoft.com/office/word/2010/wordprocessingShape">
                    <wps:wsp>
                      <wps:cNvCnPr/>
                      <wps:spPr>
                        <a:xfrm>
                          <a:off x="0" y="0"/>
                          <a:ext cx="0" cy="561975"/>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C4B9A9" id="Straight Arrow Connector 40" o:spid="_x0000_s1026" type="#_x0000_t32" style="position:absolute;margin-left:374.15pt;margin-top:372.9pt;width:0;height:44.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" strokecolor="#0d0d0d [3069]" strokeweight="2.25pt">
                <v:stroke endarrow="block" joinstyle="miter"/>
                <w10:wrap anchory="page"/>
              </v:shape>
            </w:pict>
          </mc:Fallback>
        </mc:AlternateContent>
      </w:r>
      <w:r w:rsidR="00675370">
        <w:rPr>
          <w:noProof/>
        </w:rPr>
        <mc:AlternateContent>
          <mc:Choice Requires="wps">
            <w:drawing>
              <wp:anchor distT="0" distB="0" distL="114300" distR="114300" simplePos="0" relativeHeight="251653116" behindDoc="0" locked="0" layoutInCell="1" allowOverlap="1" wp14:anchorId="2C434AEA" wp14:editId="4A18C322">
                <wp:simplePos x="0" y="0"/>
                <wp:positionH relativeFrom="column">
                  <wp:posOffset>1285875</wp:posOffset>
                </wp:positionH>
                <wp:positionV relativeFrom="page">
                  <wp:posOffset>4781550</wp:posOffset>
                </wp:positionV>
                <wp:extent cx="0" cy="561975"/>
                <wp:effectExtent l="57150" t="0" r="57150" b="47625"/>
                <wp:wrapNone/>
                <wp:docPr id="38" name="Straight Arrow Connector 38"/>
                <wp:cNvGraphicFramePr/>
                <a:graphic xmlns:a="http://schemas.openxmlformats.org/drawingml/2006/main">
                  <a:graphicData uri="http://schemas.microsoft.com/office/word/2010/wordprocessingShape">
                    <wps:wsp>
                      <wps:cNvCnPr/>
                      <wps:spPr>
                        <a:xfrm>
                          <a:off x="0" y="0"/>
                          <a:ext cx="0" cy="561975"/>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E8DDD9" id="Straight Arrow Connector 38" o:spid="_x0000_s1026" type="#_x0000_t32" style="position:absolute;margin-left:101.25pt;margin-top:376.5pt;width:0;height:44.25pt;z-index:2516531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" strokecolor="#0d0d0d [3069]" strokeweight="2.25pt">
                <v:stroke endarrow="block" joinstyle="miter"/>
                <w10:wrap anchory="page"/>
              </v:shape>
            </w:pict>
          </mc:Fallback>
        </mc:AlternateContent>
      </w:r>
    </w:p>
    <w:p w14:paraId="6A53130B" w14:textId="3BC6CF77" w:rsidR="00D65D74" w:rsidRPr="001839F9" w:rsidRDefault="00D65D74" w:rsidP="00D65D74"/>
    <w:p w14:paraId="100E89E8" w14:textId="015ED234" w:rsidR="00D65D74" w:rsidRPr="001839F9" w:rsidRDefault="0092220C" w:rsidP="00D65D74">
      <w:r>
        <w:rPr>
          <w:noProof/>
        </w:rPr>
        <mc:AlternateContent>
          <mc:Choice Requires="wps">
            <w:drawing>
              <wp:anchor distT="0" distB="0" distL="114300" distR="114300" simplePos="0" relativeHeight="251669504" behindDoc="0" locked="0" layoutInCell="1" allowOverlap="1" wp14:anchorId="707D8FC4" wp14:editId="60A01B97">
                <wp:simplePos x="0" y="0"/>
                <wp:positionH relativeFrom="margin">
                  <wp:align>left</wp:align>
                </wp:positionH>
                <wp:positionV relativeFrom="paragraph">
                  <wp:posOffset>200025</wp:posOffset>
                </wp:positionV>
                <wp:extent cx="2476500" cy="1127760"/>
                <wp:effectExtent l="0" t="0" r="19050" b="15240"/>
                <wp:wrapNone/>
                <wp:docPr id="13" name="Rounded Rectangle 13"/>
                <wp:cNvGraphicFramePr/>
                <a:graphic xmlns:a="http://schemas.openxmlformats.org/drawingml/2006/main">
                  <a:graphicData uri="http://schemas.microsoft.com/office/word/2010/wordprocessingShape">
                    <wps:wsp>
                      <wps:cNvSpPr/>
                      <wps:spPr>
                        <a:xfrm>
                          <a:off x="0" y="0"/>
                          <a:ext cx="2476500" cy="11277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914094" w14:textId="1EBCD6C1" w:rsidR="00AC2859" w:rsidRDefault="00AC2859" w:rsidP="00D65D74">
                            <w:pPr>
                              <w:jc w:val="center"/>
                            </w:pPr>
                            <w:r>
                              <w:t>After roots have been washed and roughly sorted, rinse out the Ziplock bag (with the chamber and core label on it), gently place roots in a pile and  then place them in this Ziplock bag.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7D8FC4" id="Rounded Rectangle 13" o:spid="_x0000_s1032" style="position:absolute;margin-left:0;margin-top:15.75pt;width:195pt;height:88.8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" fillcolor="#4472c4 [3204]" strokecolor="#1f3763 [1604]" strokeweight="1pt">
                <v:stroke joinstyle="miter"/>
                <v:textbox>
                  <w:txbxContent>
                    <w:p w14:paraId="0F914094" w14:textId="1EBCD6C1" w:rsidR="00AC2859" w:rsidRDefault="00AC2859" w:rsidP="00D65D74">
                      <w:pPr>
                        <w:jc w:val="center"/>
                      </w:pPr>
                      <w:r>
                        <w:t>After roots have been washed and roughly sorted, rinse out the Ziplock bag (with the chamber and core label on it), gently place roots in a pile and  then place them in this Ziplock bag.</w:t>
                      </w:r>
                    </w:p>
                  </w:txbxContent>
                </v:textbox>
                <w10:wrap anchorx="margin"/>
              </v:roundrect>
            </w:pict>
          </mc:Fallback>
        </mc:AlternateContent>
      </w:r>
      <w:r w:rsidR="007E1E31">
        <w:rPr>
          <w:noProof/>
        </w:rPr>
        <mc:AlternateContent>
          <mc:Choice Requires="wps">
            <w:drawing>
              <wp:anchor distT="0" distB="0" distL="114300" distR="114300" simplePos="0" relativeHeight="251673600" behindDoc="0" locked="0" layoutInCell="1" allowOverlap="1" wp14:anchorId="04249D49" wp14:editId="794F6723">
                <wp:simplePos x="0" y="0"/>
                <wp:positionH relativeFrom="margin">
                  <wp:posOffset>3375660</wp:posOffset>
                </wp:positionH>
                <wp:positionV relativeFrom="paragraph">
                  <wp:posOffset>26670</wp:posOffset>
                </wp:positionV>
                <wp:extent cx="2552700" cy="1303020"/>
                <wp:effectExtent l="0" t="0" r="19050" b="11430"/>
                <wp:wrapNone/>
                <wp:docPr id="17" name="Rounded Rectangle 17"/>
                <wp:cNvGraphicFramePr/>
                <a:graphic xmlns:a="http://schemas.openxmlformats.org/drawingml/2006/main">
                  <a:graphicData uri="http://schemas.microsoft.com/office/word/2010/wordprocessingShape">
                    <wps:wsp>
                      <wps:cNvSpPr/>
                      <wps:spPr>
                        <a:xfrm>
                          <a:off x="0" y="0"/>
                          <a:ext cx="2552700" cy="1303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952569" w14:textId="050FFDDF" w:rsidR="00AC2859" w:rsidRDefault="00AC2859" w:rsidP="00D65D74">
                            <w:pPr>
                              <w:jc w:val="center"/>
                            </w:pPr>
                            <w:r>
                              <w:t>Put sorted roots into coin envelope(s). Label with Year, Chamber #, Experiment, Core #, and Root or Rhizome type. Mark checklist with the date and your initials and put sample into the grieve oven.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249D49" id="Rounded Rectangle 17" o:spid="_x0000_s1033" style="position:absolute;margin-left:265.8pt;margin-top:2.1pt;width:201pt;height:102.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" fillcolor="#4472c4 [3204]" strokecolor="#1f3763 [1604]" strokeweight="1pt">
                <v:stroke joinstyle="miter"/>
                <v:textbox>
                  <w:txbxContent>
                    <w:p w14:paraId="1B952569" w14:textId="050FFDDF" w:rsidR="00AC2859" w:rsidRDefault="00AC2859" w:rsidP="00D65D74">
                      <w:pPr>
                        <w:jc w:val="center"/>
                      </w:pPr>
                      <w:r>
                        <w:t>Put sorted roots into coin envelope(s). Label with Year, Chamber #, Experiment, Core #, and Root or Rhizome type. Mark checklist with the date and your initials and put sample into the grieve oven.</w:t>
                      </w:r>
                    </w:p>
                  </w:txbxContent>
                </v:textbox>
                <w10:wrap anchorx="margin"/>
              </v:roundrect>
            </w:pict>
          </mc:Fallback>
        </mc:AlternateContent>
      </w:r>
      <w:r w:rsidR="00D65D74">
        <w:rPr>
          <w:noProof/>
        </w:rPr>
        <mc:AlternateContent>
          <mc:Choice Requires="wps">
            <w:drawing>
              <wp:anchor distT="0" distB="0" distL="114300" distR="114300" simplePos="0" relativeHeight="251672576" behindDoc="0" locked="0" layoutInCell="1" allowOverlap="1" wp14:anchorId="6307C8C3" wp14:editId="7634B082">
                <wp:simplePos x="0" y="0"/>
                <wp:positionH relativeFrom="column">
                  <wp:posOffset>4724400</wp:posOffset>
                </wp:positionH>
                <wp:positionV relativeFrom="paragraph">
                  <wp:posOffset>18415</wp:posOffset>
                </wp:positionV>
                <wp:extent cx="0" cy="34290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DE2D12" id="Straight Connector 16"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372pt,1.45pt" to="372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" strokecolor="#4472c4 [3204]" strokeweight=".5pt">
                <v:stroke joinstyle="miter"/>
              </v:line>
            </w:pict>
          </mc:Fallback>
        </mc:AlternateContent>
      </w:r>
    </w:p>
    <w:p w14:paraId="18CD34E4" w14:textId="77777777" w:rsidR="00D65D74" w:rsidRPr="001839F9" w:rsidRDefault="00D65D74" w:rsidP="00D65D74"/>
    <w:p w14:paraId="1372DDBB" w14:textId="77777777" w:rsidR="00D65D74" w:rsidRPr="001839F9" w:rsidRDefault="00D65D74" w:rsidP="00D65D74"/>
    <w:p w14:paraId="38B10CAD" w14:textId="28B007CD" w:rsidR="00D65D74" w:rsidRDefault="00D65D74" w:rsidP="00D65D74"/>
    <w:p w14:paraId="7B401618" w14:textId="042801F8" w:rsidR="00D65D74" w:rsidRPr="00887430" w:rsidRDefault="00F0204D" w:rsidP="00D65D74">
      <w:pPr>
        <w:rPr>
          <w:sz w:val="16"/>
          <w:szCs w:val="16"/>
        </w:rPr>
      </w:pPr>
      <w:r>
        <w:rPr>
          <w:noProof/>
        </w:rPr>
        <mc:AlternateContent>
          <mc:Choice Requires="wps">
            <w:drawing>
              <wp:anchor distT="0" distB="0" distL="114300" distR="114300" simplePos="0" relativeHeight="251696128" behindDoc="0" locked="0" layoutInCell="1" allowOverlap="1" wp14:anchorId="5DBF16DE" wp14:editId="103F28ED">
                <wp:simplePos x="0" y="0"/>
                <wp:positionH relativeFrom="column">
                  <wp:posOffset>5457825</wp:posOffset>
                </wp:positionH>
                <wp:positionV relativeFrom="page">
                  <wp:posOffset>6610350</wp:posOffset>
                </wp:positionV>
                <wp:extent cx="0" cy="381000"/>
                <wp:effectExtent l="57150" t="0" r="57150" b="38100"/>
                <wp:wrapNone/>
                <wp:docPr id="41" name="Straight Arrow Connector 41"/>
                <wp:cNvGraphicFramePr/>
                <a:graphic xmlns:a="http://schemas.openxmlformats.org/drawingml/2006/main">
                  <a:graphicData uri="http://schemas.microsoft.com/office/word/2010/wordprocessingShape">
                    <wps:wsp>
                      <wps:cNvCnPr/>
                      <wps:spPr>
                        <a:xfrm>
                          <a:off x="0" y="0"/>
                          <a:ext cx="0" cy="38100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3698A3" id="Straight Arrow Connector 41" o:spid="_x0000_s1026" type="#_x0000_t32" style="position:absolute;margin-left:429.75pt;margin-top:520.5pt;width:0;height:30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" strokecolor="#0d0d0d [3069]" strokeweight="2.25pt">
                <v:stroke endarrow="block" joinstyle="miter"/>
                <w10:wrap anchory="page"/>
              </v:shape>
            </w:pict>
          </mc:Fallback>
        </mc:AlternateContent>
      </w:r>
    </w:p>
    <w:p w14:paraId="649CA156" w14:textId="1AE4CD0D" w:rsidR="00D65D74" w:rsidRDefault="00D65D74" w:rsidP="00D65D74">
      <w:pPr>
        <w:jc w:val="center"/>
        <w:rPr>
          <w:color w:val="7030A0"/>
          <w:sz w:val="28"/>
          <w:szCs w:val="28"/>
        </w:rPr>
      </w:pPr>
      <w:r>
        <w:rPr>
          <w:color w:val="7030A0"/>
          <w:sz w:val="28"/>
          <w:szCs w:val="28"/>
        </w:rPr>
        <w:t>Enter Dry Weight &amp; Consolidate Samples</w:t>
      </w:r>
    </w:p>
    <w:p w14:paraId="67E63B94" w14:textId="0640B1FB" w:rsidR="00D65D74" w:rsidRDefault="009922B6" w:rsidP="00D65D74">
      <w:pPr>
        <w:jc w:val="center"/>
        <w:rPr>
          <w:color w:val="7030A0"/>
          <w:sz w:val="28"/>
          <w:szCs w:val="28"/>
        </w:rPr>
      </w:pPr>
      <w:r w:rsidRPr="001839F9">
        <w:rPr>
          <w:noProof/>
          <w:color w:val="7030A0"/>
          <w:sz w:val="28"/>
          <w:szCs w:val="28"/>
        </w:rPr>
        <mc:AlternateContent>
          <mc:Choice Requires="wps">
            <w:drawing>
              <wp:anchor distT="0" distB="0" distL="114300" distR="114300" simplePos="0" relativeHeight="251674624" behindDoc="0" locked="0" layoutInCell="1" allowOverlap="1" wp14:anchorId="3D85F018" wp14:editId="6B2A00CB">
                <wp:simplePos x="0" y="0"/>
                <wp:positionH relativeFrom="margin">
                  <wp:posOffset>57150</wp:posOffset>
                </wp:positionH>
                <wp:positionV relativeFrom="paragraph">
                  <wp:posOffset>12700</wp:posOffset>
                </wp:positionV>
                <wp:extent cx="5905500" cy="923925"/>
                <wp:effectExtent l="0" t="0" r="19050" b="28575"/>
                <wp:wrapNone/>
                <wp:docPr id="19" name="Rounded Rectangle 19"/>
                <wp:cNvGraphicFramePr/>
                <a:graphic xmlns:a="http://schemas.openxmlformats.org/drawingml/2006/main">
                  <a:graphicData uri="http://schemas.microsoft.com/office/word/2010/wordprocessingShape">
                    <wps:wsp>
                      <wps:cNvSpPr/>
                      <wps:spPr>
                        <a:xfrm>
                          <a:off x="0" y="0"/>
                          <a:ext cx="5905500" cy="9239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98207E" w14:textId="366A652D" w:rsidR="00AC2859" w:rsidRDefault="00AC2859" w:rsidP="00D65D74">
                            <w:pPr>
                              <w:jc w:val="center"/>
                            </w:pPr>
                            <w:r>
                              <w:t>Take samples out of grieve oven and let sit for 20 minutes. During this time, use calibration weights to test the accuracy of the balance. Weigh each sample and write its’ weight into appropriate datasheet for each experiment. After weighing the sample, the sample may need to be consolidated. Reference individual experiments’ procedures for consolidation 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85F018" id="Rounded Rectangle 19" o:spid="_x0000_s1034" style="position:absolute;left:0;text-align:left;margin-left:4.5pt;margin-top:1pt;width:465pt;height:72.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" fillcolor="#4472c4 [3204]" strokecolor="#1f3763 [1604]" strokeweight="1pt">
                <v:stroke joinstyle="miter"/>
                <v:textbox>
                  <w:txbxContent>
                    <w:p w14:paraId="5B98207E" w14:textId="366A652D" w:rsidR="00AC2859" w:rsidRDefault="00AC2859" w:rsidP="00D65D74">
                      <w:pPr>
                        <w:jc w:val="center"/>
                      </w:pPr>
                      <w:r>
                        <w:t>Take samples out of grieve oven and let sit for 20 minutes. During this time, use calibration weights to test the accuracy of the balance. Weigh each sample and write its’ weight into appropriate datasheet for each experiment. After weighing the sample, the sample may need to be consolidated. Reference individual experiments’ procedures for consolidation instructions.</w:t>
                      </w:r>
                    </w:p>
                  </w:txbxContent>
                </v:textbox>
                <w10:wrap anchorx="margin"/>
              </v:roundrect>
            </w:pict>
          </mc:Fallback>
        </mc:AlternateContent>
      </w:r>
    </w:p>
    <w:p w14:paraId="068886B8" w14:textId="77777777" w:rsidR="00D65D74" w:rsidRDefault="00D65D74" w:rsidP="00D65D74">
      <w:pPr>
        <w:jc w:val="center"/>
        <w:rPr>
          <w:color w:val="7030A0"/>
          <w:sz w:val="28"/>
          <w:szCs w:val="28"/>
        </w:rPr>
      </w:pPr>
      <w:r>
        <w:rPr>
          <w:noProof/>
          <w:sz w:val="28"/>
          <w:szCs w:val="28"/>
        </w:rPr>
        <mc:AlternateContent>
          <mc:Choice Requires="wps">
            <w:drawing>
              <wp:anchor distT="0" distB="0" distL="114300" distR="114300" simplePos="0" relativeHeight="251676672" behindDoc="0" locked="0" layoutInCell="1" allowOverlap="1" wp14:anchorId="22BA0A1B" wp14:editId="456D571E">
                <wp:simplePos x="0" y="0"/>
                <wp:positionH relativeFrom="leftMargin">
                  <wp:posOffset>676275</wp:posOffset>
                </wp:positionH>
                <wp:positionV relativeFrom="paragraph">
                  <wp:posOffset>226059</wp:posOffset>
                </wp:positionV>
                <wp:extent cx="352425" cy="962025"/>
                <wp:effectExtent l="0" t="0" r="47625" b="28575"/>
                <wp:wrapNone/>
                <wp:docPr id="21" name="Curved Right Arrow 21"/>
                <wp:cNvGraphicFramePr/>
                <a:graphic xmlns:a="http://schemas.openxmlformats.org/drawingml/2006/main">
                  <a:graphicData uri="http://schemas.microsoft.com/office/word/2010/wordprocessingShape">
                    <wps:wsp>
                      <wps:cNvSpPr/>
                      <wps:spPr>
                        <a:xfrm>
                          <a:off x="0" y="0"/>
                          <a:ext cx="352425" cy="962025"/>
                        </a:xfrm>
                        <a:prstGeom prst="curvedRightArrow">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D4F3A4"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Curved Right Arrow 21" o:spid="_x0000_s1026" type="#_x0000_t102" style="position:absolute;margin-left:53.25pt;margin-top:17.8pt;width:27.75pt;height:75.75pt;z-index:2516766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" adj="17644,20611,16200" fillcolor="#ed7d31 [3205]" strokecolor="#ed7d31 [3205]" strokeweight="1pt">
                <w10:wrap anchorx="margin"/>
              </v:shape>
            </w:pict>
          </mc:Fallback>
        </mc:AlternateContent>
      </w:r>
    </w:p>
    <w:p w14:paraId="3EA4EE2D" w14:textId="77777777" w:rsidR="00D65D74" w:rsidRDefault="00D65D74" w:rsidP="00D65D74">
      <w:pPr>
        <w:rPr>
          <w:color w:val="7030A0"/>
          <w:sz w:val="28"/>
          <w:szCs w:val="28"/>
        </w:rPr>
      </w:pPr>
    </w:p>
    <w:p w14:paraId="58520A11" w14:textId="77777777" w:rsidR="00D65D74" w:rsidRDefault="00D65D74" w:rsidP="00D65D74">
      <w:pPr>
        <w:jc w:val="center"/>
        <w:rPr>
          <w:color w:val="7030A0"/>
          <w:sz w:val="28"/>
          <w:szCs w:val="28"/>
        </w:rPr>
      </w:pPr>
      <w:r w:rsidRPr="001839F9">
        <w:rPr>
          <w:color w:val="7030A0"/>
          <w:sz w:val="28"/>
          <w:szCs w:val="28"/>
        </w:rPr>
        <w:t>Root Grinding</w:t>
      </w:r>
    </w:p>
    <w:p w14:paraId="5E590039" w14:textId="77777777" w:rsidR="00D65D74" w:rsidRPr="006E5EA9" w:rsidRDefault="00D65D74" w:rsidP="00D65D74">
      <w:pPr>
        <w:jc w:val="center"/>
        <w:rPr>
          <w:sz w:val="28"/>
          <w:szCs w:val="28"/>
        </w:rPr>
      </w:pPr>
      <w:r>
        <w:rPr>
          <w:noProof/>
          <w:sz w:val="28"/>
          <w:szCs w:val="28"/>
        </w:rPr>
        <mc:AlternateContent>
          <mc:Choice Requires="wps">
            <w:drawing>
              <wp:anchor distT="0" distB="0" distL="114300" distR="114300" simplePos="0" relativeHeight="251679744" behindDoc="0" locked="0" layoutInCell="1" allowOverlap="1" wp14:anchorId="008AB8BB" wp14:editId="0EB3FEFB">
                <wp:simplePos x="0" y="0"/>
                <wp:positionH relativeFrom="leftMargin">
                  <wp:posOffset>676275</wp:posOffset>
                </wp:positionH>
                <wp:positionV relativeFrom="paragraph">
                  <wp:posOffset>209550</wp:posOffset>
                </wp:positionV>
                <wp:extent cx="352425" cy="847725"/>
                <wp:effectExtent l="0" t="0" r="47625" b="28575"/>
                <wp:wrapNone/>
                <wp:docPr id="23" name="Curved Right Arrow 21"/>
                <wp:cNvGraphicFramePr/>
                <a:graphic xmlns:a="http://schemas.openxmlformats.org/drawingml/2006/main">
                  <a:graphicData uri="http://schemas.microsoft.com/office/word/2010/wordprocessingShape">
                    <wps:wsp>
                      <wps:cNvSpPr/>
                      <wps:spPr>
                        <a:xfrm>
                          <a:off x="0" y="0"/>
                          <a:ext cx="352425" cy="847725"/>
                        </a:xfrm>
                        <a:prstGeom prst="curvedRightArrow">
                          <a:avLst/>
                        </a:prstGeom>
                        <a:solidFill>
                          <a:srgbClr val="ED7D31"/>
                        </a:solidFill>
                        <a:ln w="12700" cap="flat" cmpd="sng" algn="ctr">
                          <a:solidFill>
                            <a:srgbClr val="ED7D3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2E379" id="Curved Right Arrow 21" o:spid="_x0000_s1026" type="#_x0000_t102" style="position:absolute;margin-left:53.25pt;margin-top:16.5pt;width:27.75pt;height:66.75pt;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" adj="17110,20477,16200" fillcolor="#ed7d31" strokecolor="#ed7d31" strokeweight="1pt">
                <w10:wrap anchorx="margin"/>
              </v:shape>
            </w:pict>
          </mc:Fallback>
        </mc:AlternateContent>
      </w:r>
      <w:r>
        <w:rPr>
          <w:noProof/>
          <w:color w:val="7030A0"/>
          <w:sz w:val="28"/>
          <w:szCs w:val="28"/>
        </w:rPr>
        <mc:AlternateContent>
          <mc:Choice Requires="wps">
            <w:drawing>
              <wp:anchor distT="0" distB="0" distL="114300" distR="114300" simplePos="0" relativeHeight="251678720" behindDoc="0" locked="0" layoutInCell="1" allowOverlap="1" wp14:anchorId="20ECD42B" wp14:editId="2A4997EF">
                <wp:simplePos x="0" y="0"/>
                <wp:positionH relativeFrom="margin">
                  <wp:posOffset>152400</wp:posOffset>
                </wp:positionH>
                <wp:positionV relativeFrom="paragraph">
                  <wp:posOffset>9526</wp:posOffset>
                </wp:positionV>
                <wp:extent cx="5791200" cy="323850"/>
                <wp:effectExtent l="0" t="0" r="19050" b="19050"/>
                <wp:wrapNone/>
                <wp:docPr id="22" name="Rounded Rectangle 20"/>
                <wp:cNvGraphicFramePr/>
                <a:graphic xmlns:a="http://schemas.openxmlformats.org/drawingml/2006/main">
                  <a:graphicData uri="http://schemas.microsoft.com/office/word/2010/wordprocessingShape">
                    <wps:wsp>
                      <wps:cNvSpPr/>
                      <wps:spPr>
                        <a:xfrm>
                          <a:off x="0" y="0"/>
                          <a:ext cx="5791200" cy="323850"/>
                        </a:xfrm>
                        <a:prstGeom prst="roundRect">
                          <a:avLst/>
                        </a:prstGeom>
                        <a:solidFill>
                          <a:schemeClr val="accent1"/>
                        </a:solidFill>
                        <a:ln w="12700" cap="flat" cmpd="sng" algn="ctr">
                          <a:solidFill>
                            <a:srgbClr val="5B9BD5">
                              <a:shade val="50000"/>
                            </a:srgbClr>
                          </a:solidFill>
                          <a:prstDash val="solid"/>
                          <a:miter lim="800000"/>
                        </a:ln>
                        <a:effectLst/>
                      </wps:spPr>
                      <wps:txbx>
                        <w:txbxContent>
                          <w:p w14:paraId="4833288A" w14:textId="6CA741B5" w:rsidR="00AC2859" w:rsidRPr="006E5EA9" w:rsidRDefault="00AC2859" w:rsidP="00D65D74">
                            <w:pPr>
                              <w:jc w:val="center"/>
                              <w:rPr>
                                <w:color w:val="FFFFFF" w:themeColor="background1"/>
                              </w:rPr>
                            </w:pPr>
                            <w:r>
                              <w:rPr>
                                <w:color w:val="FFFFFF" w:themeColor="background1"/>
                              </w:rPr>
                              <w:t>Follow the Grinding Procedures u</w:t>
                            </w:r>
                            <w:r w:rsidRPr="006E5EA9">
                              <w:rPr>
                                <w:color w:val="FFFFFF" w:themeColor="background1"/>
                              </w:rPr>
                              <w:t>s</w:t>
                            </w:r>
                            <w:r>
                              <w:rPr>
                                <w:color w:val="FFFFFF" w:themeColor="background1"/>
                              </w:rPr>
                              <w:t>ing</w:t>
                            </w:r>
                            <w:r w:rsidRPr="006E5EA9">
                              <w:rPr>
                                <w:color w:val="FFFFFF" w:themeColor="background1"/>
                              </w:rPr>
                              <w:t xml:space="preserve"> </w:t>
                            </w:r>
                            <w:r>
                              <w:rPr>
                                <w:color w:val="FFFFFF" w:themeColor="background1"/>
                              </w:rPr>
                              <w:t>the consolidated</w:t>
                            </w:r>
                            <w:r w:rsidRPr="006E5EA9">
                              <w:rPr>
                                <w:color w:val="FFFFFF" w:themeColor="background1"/>
                              </w:rPr>
                              <w:t xml:space="preserve"> samples </w:t>
                            </w:r>
                            <w:r>
                              <w:rPr>
                                <w:color w:val="FFFFFF" w:themeColor="background1"/>
                              </w:rPr>
                              <w:t xml:space="preserve">in the labeled </w:t>
                            </w:r>
                            <w:r w:rsidRPr="006E5EA9">
                              <w:rPr>
                                <w:color w:val="FFFFFF" w:themeColor="background1"/>
                              </w:rPr>
                              <w:t>coin envelope</w:t>
                            </w:r>
                            <w:r>
                              <w:rPr>
                                <w:color w:val="FFFFFF" w:themeColor="background1"/>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ECD42B" id="Rounded Rectangle 20" o:spid="_x0000_s1035" style="position:absolute;left:0;text-align:left;margin-left:12pt;margin-top:.75pt;width:456pt;height:25.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" fillcolor="#4472c4 [3204]" strokecolor="#41719c" strokeweight="1pt">
                <v:stroke joinstyle="miter"/>
                <v:textbox>
                  <w:txbxContent>
                    <w:p w14:paraId="4833288A" w14:textId="6CA741B5" w:rsidR="00AC2859" w:rsidRPr="006E5EA9" w:rsidRDefault="00AC2859" w:rsidP="00D65D74">
                      <w:pPr>
                        <w:jc w:val="center"/>
                        <w:rPr>
                          <w:color w:val="FFFFFF" w:themeColor="background1"/>
                        </w:rPr>
                      </w:pPr>
                      <w:r>
                        <w:rPr>
                          <w:color w:val="FFFFFF" w:themeColor="background1"/>
                        </w:rPr>
                        <w:t>Follow the Grinding Procedures u</w:t>
                      </w:r>
                      <w:r w:rsidRPr="006E5EA9">
                        <w:rPr>
                          <w:color w:val="FFFFFF" w:themeColor="background1"/>
                        </w:rPr>
                        <w:t>s</w:t>
                      </w:r>
                      <w:r>
                        <w:rPr>
                          <w:color w:val="FFFFFF" w:themeColor="background1"/>
                        </w:rPr>
                        <w:t>ing</w:t>
                      </w:r>
                      <w:r w:rsidRPr="006E5EA9">
                        <w:rPr>
                          <w:color w:val="FFFFFF" w:themeColor="background1"/>
                        </w:rPr>
                        <w:t xml:space="preserve"> </w:t>
                      </w:r>
                      <w:r>
                        <w:rPr>
                          <w:color w:val="FFFFFF" w:themeColor="background1"/>
                        </w:rPr>
                        <w:t>the consolidated</w:t>
                      </w:r>
                      <w:r w:rsidRPr="006E5EA9">
                        <w:rPr>
                          <w:color w:val="FFFFFF" w:themeColor="background1"/>
                        </w:rPr>
                        <w:t xml:space="preserve"> samples </w:t>
                      </w:r>
                      <w:r>
                        <w:rPr>
                          <w:color w:val="FFFFFF" w:themeColor="background1"/>
                        </w:rPr>
                        <w:t xml:space="preserve">in the labeled </w:t>
                      </w:r>
                      <w:r w:rsidRPr="006E5EA9">
                        <w:rPr>
                          <w:color w:val="FFFFFF" w:themeColor="background1"/>
                        </w:rPr>
                        <w:t>coin envelope</w:t>
                      </w:r>
                      <w:r>
                        <w:rPr>
                          <w:color w:val="FFFFFF" w:themeColor="background1"/>
                        </w:rPr>
                        <w:t>s.</w:t>
                      </w:r>
                    </w:p>
                  </w:txbxContent>
                </v:textbox>
                <w10:wrap anchorx="margin"/>
              </v:roundrect>
            </w:pict>
          </mc:Fallback>
        </mc:AlternateContent>
      </w:r>
    </w:p>
    <w:p w14:paraId="176A6094" w14:textId="77777777" w:rsidR="00D65D74" w:rsidRDefault="00D65D74" w:rsidP="00D65D74">
      <w:pPr>
        <w:jc w:val="center"/>
        <w:rPr>
          <w:color w:val="7030A0"/>
          <w:sz w:val="28"/>
          <w:szCs w:val="28"/>
        </w:rPr>
      </w:pPr>
      <w:r w:rsidRPr="001839F9">
        <w:rPr>
          <w:color w:val="7030A0"/>
          <w:sz w:val="28"/>
          <w:szCs w:val="28"/>
        </w:rPr>
        <w:t>Tinning Ground Samples for CHN</w:t>
      </w:r>
      <w:r>
        <w:rPr>
          <w:color w:val="7030A0"/>
          <w:sz w:val="28"/>
          <w:szCs w:val="28"/>
        </w:rPr>
        <w:t xml:space="preserve"> </w:t>
      </w:r>
    </w:p>
    <w:p w14:paraId="6707C762" w14:textId="77777777" w:rsidR="00D65D74" w:rsidRDefault="00D65D74" w:rsidP="00D65D74">
      <w:pPr>
        <w:rPr>
          <w:color w:val="7030A0"/>
          <w:sz w:val="28"/>
          <w:szCs w:val="28"/>
        </w:rPr>
      </w:pPr>
      <w:r>
        <w:rPr>
          <w:noProof/>
          <w:color w:val="7030A0"/>
          <w:sz w:val="28"/>
          <w:szCs w:val="28"/>
        </w:rPr>
        <mc:AlternateContent>
          <mc:Choice Requires="wps">
            <w:drawing>
              <wp:anchor distT="0" distB="0" distL="114300" distR="114300" simplePos="0" relativeHeight="251675648" behindDoc="0" locked="0" layoutInCell="1" allowOverlap="1" wp14:anchorId="28F07F20" wp14:editId="645680DE">
                <wp:simplePos x="0" y="0"/>
                <wp:positionH relativeFrom="margin">
                  <wp:posOffset>104775</wp:posOffset>
                </wp:positionH>
                <wp:positionV relativeFrom="paragraph">
                  <wp:posOffset>6985</wp:posOffset>
                </wp:positionV>
                <wp:extent cx="5924550" cy="504825"/>
                <wp:effectExtent l="0" t="0" r="19050" b="28575"/>
                <wp:wrapNone/>
                <wp:docPr id="20" name="Rounded Rectangle 20"/>
                <wp:cNvGraphicFramePr/>
                <a:graphic xmlns:a="http://schemas.openxmlformats.org/drawingml/2006/main">
                  <a:graphicData uri="http://schemas.microsoft.com/office/word/2010/wordprocessingShape">
                    <wps:wsp>
                      <wps:cNvSpPr/>
                      <wps:spPr>
                        <a:xfrm>
                          <a:off x="0" y="0"/>
                          <a:ext cx="5924550" cy="5048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B20E68" w14:textId="03FCF80F" w:rsidR="00AC2859" w:rsidRDefault="00AC2859" w:rsidP="00D65D74">
                            <w:pPr>
                              <w:jc w:val="center"/>
                            </w:pPr>
                            <w:r>
                              <w:t xml:space="preserve">Follow the Tinning Procedures to microbalance samples using the ground samples in the labeled scintillation vials. These samples get sent to Suitland for CHN Isotope analysis.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F07F20" id="_x0000_s1036" style="position:absolute;margin-left:8.25pt;margin-top:.55pt;width:466.5pt;height:39.7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" fillcolor="#4472c4 [3204]" strokecolor="#1f3763 [1604]" strokeweight="1pt">
                <v:stroke joinstyle="miter"/>
                <v:textbox>
                  <w:txbxContent>
                    <w:p w14:paraId="3DB20E68" w14:textId="03FCF80F" w:rsidR="00AC2859" w:rsidRDefault="00AC2859" w:rsidP="00D65D74">
                      <w:pPr>
                        <w:jc w:val="center"/>
                      </w:pPr>
                      <w:r>
                        <w:t xml:space="preserve">Follow the Tinning Procedures to microbalance samples using the ground samples in the labeled scintillation vials. These samples get sent to Suitland for CHN Isotope analysis. </w:t>
                      </w:r>
                    </w:p>
                  </w:txbxContent>
                </v:textbox>
                <w10:wrap anchorx="margin"/>
              </v:roundrect>
            </w:pict>
          </mc:Fallback>
        </mc:AlternateContent>
      </w:r>
    </w:p>
    <w:p w14:paraId="3078EE98" w14:textId="77777777" w:rsidR="00D65D74" w:rsidRDefault="00D65D74" w:rsidP="00C42220">
      <w:pPr>
        <w:rPr>
          <w:b/>
          <w:sz w:val="28"/>
          <w:szCs w:val="28"/>
        </w:rPr>
      </w:pPr>
    </w:p>
    <w:p w14:paraId="33308F12" w14:textId="77777777" w:rsidR="00A13B31" w:rsidRPr="00E269DA" w:rsidRDefault="00F75153" w:rsidP="00E269DA">
      <w:pPr>
        <w:pStyle w:val="Heading1"/>
        <w:rPr>
          <w:b w:val="0"/>
          <w:color w:val="FF0000"/>
        </w:rPr>
      </w:pPr>
      <w:bookmarkStart w:id="2" w:name="_Safety_Hazards"/>
      <w:bookmarkStart w:id="3" w:name="_Toc222470310"/>
      <w:bookmarkEnd w:id="2"/>
      <w:r w:rsidRPr="00E269DA">
        <w:rPr>
          <w:color w:val="FF0000"/>
        </w:rPr>
        <w:t xml:space="preserve">Safety </w:t>
      </w:r>
      <w:commentRangeStart w:id="4"/>
      <w:commentRangeStart w:id="5"/>
      <w:commentRangeStart w:id="6"/>
      <w:r w:rsidRPr="00E269DA">
        <w:rPr>
          <w:color w:val="FF0000"/>
        </w:rPr>
        <w:t>Hazards</w:t>
      </w:r>
      <w:commentRangeEnd w:id="4"/>
      <w:r w:rsidR="00A113DF" w:rsidRPr="00E269DA">
        <w:rPr>
          <w:rStyle w:val="CommentReference"/>
          <w:color w:val="FF0000"/>
        </w:rPr>
        <w:commentReference w:id="4"/>
      </w:r>
      <w:commentRangeEnd w:id="5"/>
      <w:r w:rsidR="004A194E">
        <w:rPr>
          <w:rStyle w:val="CommentReference"/>
          <w:rFonts w:eastAsiaTheme="minorHAnsi" w:cstheme="minorBidi"/>
          <w:b w:val="0"/>
          <w:color w:val="auto"/>
        </w:rPr>
        <w:commentReference w:id="5"/>
      </w:r>
      <w:commentRangeEnd w:id="6"/>
      <w:r w:rsidR="00334702">
        <w:rPr>
          <w:rStyle w:val="CommentReference"/>
          <w:rFonts w:eastAsiaTheme="minorHAnsi" w:cstheme="minorBidi"/>
          <w:b w:val="0"/>
          <w:color w:val="auto"/>
        </w:rPr>
        <w:commentReference w:id="6"/>
      </w:r>
      <w:bookmarkEnd w:id="3"/>
    </w:p>
    <w:p w14:paraId="68ED7A81" w14:textId="77777777" w:rsidR="00F75153" w:rsidRPr="00F75153" w:rsidRDefault="00F75153" w:rsidP="00F75153">
      <w:pPr>
        <w:rPr>
          <w:rFonts w:cstheme="minorHAnsi"/>
          <w:b/>
          <w:color w:val="FF0000"/>
          <w:sz w:val="24"/>
          <w:szCs w:val="24"/>
          <w:u w:val="single"/>
        </w:rPr>
      </w:pPr>
      <w:r>
        <w:rPr>
          <w:rFonts w:cstheme="minorHAnsi"/>
          <w:color w:val="222222"/>
          <w:sz w:val="24"/>
          <w:szCs w:val="24"/>
          <w:shd w:val="clear" w:color="auto" w:fill="FFFFFF"/>
        </w:rPr>
        <w:t>W</w:t>
      </w:r>
      <w:r w:rsidRPr="00F75153">
        <w:rPr>
          <w:rFonts w:cstheme="minorHAnsi"/>
          <w:color w:val="222222"/>
          <w:sz w:val="24"/>
          <w:szCs w:val="24"/>
          <w:shd w:val="clear" w:color="auto" w:fill="FFFFFF"/>
        </w:rPr>
        <w:t>orking in a </w:t>
      </w:r>
      <w:r w:rsidRPr="00F75153">
        <w:rPr>
          <w:rFonts w:cstheme="minorHAnsi"/>
          <w:b/>
          <w:bCs/>
          <w:color w:val="222222"/>
          <w:sz w:val="24"/>
          <w:szCs w:val="24"/>
          <w:shd w:val="clear" w:color="auto" w:fill="FFFFFF"/>
        </w:rPr>
        <w:t>standing</w:t>
      </w:r>
      <w:r w:rsidRPr="00F75153">
        <w:rPr>
          <w:rFonts w:cstheme="minorHAnsi"/>
          <w:color w:val="222222"/>
          <w:sz w:val="24"/>
          <w:szCs w:val="24"/>
          <w:shd w:val="clear" w:color="auto" w:fill="FFFFFF"/>
        </w:rPr>
        <w:t> position on a regular basis can cause sore feet, swelling of the legs, varicose veins, general muscular fatigue, low back pain, stiffness in the neck and shoulders, and other health problem</w:t>
      </w:r>
      <w:r>
        <w:rPr>
          <w:rFonts w:cstheme="minorHAnsi"/>
          <w:color w:val="222222"/>
          <w:sz w:val="24"/>
          <w:szCs w:val="24"/>
          <w:shd w:val="clear" w:color="auto" w:fill="FFFFFF"/>
        </w:rPr>
        <w:t>s.</w:t>
      </w:r>
    </w:p>
    <w:p w14:paraId="7981A650" w14:textId="6C73F9DE" w:rsidR="00A13B31" w:rsidRDefault="00A13B31" w:rsidP="006D3E62">
      <w:pPr>
        <w:jc w:val="both"/>
        <w:rPr>
          <w:rFonts w:cstheme="minorHAnsi"/>
          <w:color w:val="222222"/>
          <w:sz w:val="24"/>
          <w:szCs w:val="24"/>
          <w:shd w:val="clear" w:color="auto" w:fill="FFFFFF"/>
        </w:rPr>
      </w:pPr>
      <w:r w:rsidRPr="003E0784">
        <w:rPr>
          <w:rFonts w:cstheme="minorHAnsi"/>
          <w:b/>
          <w:sz w:val="24"/>
          <w:szCs w:val="24"/>
        </w:rPr>
        <w:t xml:space="preserve">Use rubber </w:t>
      </w:r>
      <w:r w:rsidR="006D3E62" w:rsidRPr="003E0784">
        <w:rPr>
          <w:rFonts w:cstheme="minorHAnsi"/>
          <w:b/>
          <w:sz w:val="24"/>
          <w:szCs w:val="24"/>
        </w:rPr>
        <w:t xml:space="preserve">anti-fatigue </w:t>
      </w:r>
      <w:r w:rsidRPr="003E0784">
        <w:rPr>
          <w:rFonts w:cstheme="minorHAnsi"/>
          <w:b/>
          <w:sz w:val="24"/>
          <w:szCs w:val="24"/>
        </w:rPr>
        <w:t>mats for standing</w:t>
      </w:r>
      <w:r w:rsidR="00675370">
        <w:rPr>
          <w:rFonts w:cstheme="minorHAnsi"/>
          <w:b/>
          <w:sz w:val="24"/>
          <w:szCs w:val="24"/>
        </w:rPr>
        <w:t>.</w:t>
      </w:r>
      <w:r w:rsidR="00675370" w:rsidRPr="003E0784">
        <w:rPr>
          <w:rFonts w:cstheme="minorHAnsi"/>
          <w:b/>
          <w:sz w:val="24"/>
          <w:szCs w:val="24"/>
        </w:rPr>
        <w:t xml:space="preserve"> </w:t>
      </w:r>
      <w:r w:rsidR="00675370">
        <w:rPr>
          <w:rFonts w:cstheme="minorHAnsi"/>
          <w:b/>
          <w:sz w:val="24"/>
          <w:szCs w:val="24"/>
        </w:rPr>
        <w:t>I</w:t>
      </w:r>
      <w:r w:rsidR="00675370" w:rsidRPr="003E0784">
        <w:rPr>
          <w:rFonts w:cstheme="minorHAnsi"/>
          <w:b/>
          <w:sz w:val="24"/>
          <w:szCs w:val="24"/>
        </w:rPr>
        <w:t xml:space="preserve">t </w:t>
      </w:r>
      <w:r w:rsidRPr="003E0784">
        <w:rPr>
          <w:rFonts w:cstheme="minorHAnsi"/>
          <w:b/>
          <w:sz w:val="24"/>
          <w:szCs w:val="24"/>
        </w:rPr>
        <w:t xml:space="preserve">makes a </w:t>
      </w:r>
      <w:r w:rsidR="00675370">
        <w:rPr>
          <w:rFonts w:cstheme="minorHAnsi"/>
          <w:b/>
          <w:sz w:val="24"/>
          <w:szCs w:val="24"/>
        </w:rPr>
        <w:t xml:space="preserve">big </w:t>
      </w:r>
      <w:r w:rsidRPr="003E0784">
        <w:rPr>
          <w:rFonts w:cstheme="minorHAnsi"/>
          <w:b/>
          <w:sz w:val="24"/>
          <w:szCs w:val="24"/>
        </w:rPr>
        <w:t>difference</w:t>
      </w:r>
      <w:r w:rsidR="006D3E62">
        <w:rPr>
          <w:rFonts w:cstheme="minorHAnsi"/>
          <w:sz w:val="24"/>
          <w:szCs w:val="24"/>
        </w:rPr>
        <w:t xml:space="preserve">. </w:t>
      </w:r>
      <w:r w:rsidRPr="006D3E62">
        <w:rPr>
          <w:rFonts w:cstheme="minorHAnsi"/>
          <w:bCs/>
          <w:color w:val="222222"/>
          <w:sz w:val="24"/>
          <w:szCs w:val="24"/>
          <w:shd w:val="clear" w:color="auto" w:fill="FFFFFF"/>
        </w:rPr>
        <w:t>Anti</w:t>
      </w:r>
      <w:r w:rsidRPr="006D3E62">
        <w:rPr>
          <w:rFonts w:cstheme="minorHAnsi"/>
          <w:color w:val="222222"/>
          <w:sz w:val="24"/>
          <w:szCs w:val="24"/>
          <w:shd w:val="clear" w:color="auto" w:fill="FFFFFF"/>
        </w:rPr>
        <w:t>-</w:t>
      </w:r>
      <w:r w:rsidRPr="006D3E62">
        <w:rPr>
          <w:rFonts w:cstheme="minorHAnsi"/>
          <w:bCs/>
          <w:color w:val="222222"/>
          <w:sz w:val="24"/>
          <w:szCs w:val="24"/>
          <w:shd w:val="clear" w:color="auto" w:fill="FFFFFF"/>
        </w:rPr>
        <w:t>fatigue mats</w:t>
      </w:r>
      <w:r w:rsidRPr="006D3E62">
        <w:rPr>
          <w:rFonts w:cstheme="minorHAnsi"/>
          <w:color w:val="222222"/>
          <w:sz w:val="24"/>
          <w:szCs w:val="24"/>
          <w:shd w:val="clear" w:color="auto" w:fill="FFFFFF"/>
        </w:rPr>
        <w:t xml:space="preserve"> absorb </w:t>
      </w:r>
      <w:r w:rsidR="006D3E62">
        <w:rPr>
          <w:rFonts w:cstheme="minorHAnsi"/>
          <w:color w:val="222222"/>
          <w:sz w:val="24"/>
          <w:szCs w:val="24"/>
          <w:shd w:val="clear" w:color="auto" w:fill="FFFFFF"/>
        </w:rPr>
        <w:t xml:space="preserve">some of </w:t>
      </w:r>
      <w:r w:rsidRPr="006D3E62">
        <w:rPr>
          <w:rFonts w:cstheme="minorHAnsi"/>
          <w:color w:val="222222"/>
          <w:sz w:val="24"/>
          <w:szCs w:val="24"/>
          <w:shd w:val="clear" w:color="auto" w:fill="FFFFFF"/>
        </w:rPr>
        <w:t xml:space="preserve">the shock due to </w:t>
      </w:r>
      <w:r w:rsidR="006D3E62" w:rsidRPr="006D3E62">
        <w:rPr>
          <w:rFonts w:cstheme="minorHAnsi"/>
          <w:color w:val="222222"/>
          <w:sz w:val="24"/>
          <w:szCs w:val="24"/>
          <w:shd w:val="clear" w:color="auto" w:fill="FFFFFF"/>
        </w:rPr>
        <w:t>standing for long periods of time</w:t>
      </w:r>
      <w:r w:rsidRPr="006D3E62">
        <w:rPr>
          <w:rFonts w:cstheme="minorHAnsi"/>
          <w:color w:val="222222"/>
          <w:sz w:val="24"/>
          <w:szCs w:val="24"/>
          <w:shd w:val="clear" w:color="auto" w:fill="FFFFFF"/>
        </w:rPr>
        <w:t xml:space="preserve"> and this cushioning effect reduces foot </w:t>
      </w:r>
      <w:r w:rsidRPr="006D3E62">
        <w:rPr>
          <w:rFonts w:cstheme="minorHAnsi"/>
          <w:bCs/>
          <w:color w:val="222222"/>
          <w:sz w:val="24"/>
          <w:szCs w:val="24"/>
          <w:shd w:val="clear" w:color="auto" w:fill="FFFFFF"/>
        </w:rPr>
        <w:t>fatigue</w:t>
      </w:r>
      <w:r w:rsidR="00F75153">
        <w:rPr>
          <w:rFonts w:cstheme="minorHAnsi"/>
          <w:bCs/>
          <w:color w:val="222222"/>
          <w:sz w:val="24"/>
          <w:szCs w:val="24"/>
          <w:shd w:val="clear" w:color="auto" w:fill="FFFFFF"/>
        </w:rPr>
        <w:t xml:space="preserve"> and other ailments</w:t>
      </w:r>
      <w:r w:rsidRPr="006D3E62">
        <w:rPr>
          <w:rFonts w:cstheme="minorHAnsi"/>
          <w:color w:val="222222"/>
          <w:sz w:val="24"/>
          <w:szCs w:val="24"/>
          <w:shd w:val="clear" w:color="auto" w:fill="FFFFFF"/>
        </w:rPr>
        <w:t>.</w:t>
      </w:r>
      <w:r w:rsidR="006D3E62" w:rsidRPr="006D3E62">
        <w:rPr>
          <w:rFonts w:cstheme="minorHAnsi"/>
          <w:color w:val="222222"/>
          <w:sz w:val="24"/>
          <w:szCs w:val="24"/>
          <w:shd w:val="clear" w:color="auto" w:fill="FFFFFF"/>
        </w:rPr>
        <w:t xml:space="preserve"> This may</w:t>
      </w:r>
      <w:r w:rsidRPr="006D3E62">
        <w:rPr>
          <w:rFonts w:cstheme="minorHAnsi"/>
          <w:color w:val="222222"/>
          <w:sz w:val="24"/>
          <w:szCs w:val="24"/>
          <w:shd w:val="clear" w:color="auto" w:fill="FFFFFF"/>
        </w:rPr>
        <w:t> not eliminate sore feet by itself, but, when combined with proper </w:t>
      </w:r>
      <w:r w:rsidRPr="006D3E62">
        <w:rPr>
          <w:rFonts w:cstheme="minorHAnsi"/>
          <w:bCs/>
          <w:color w:val="222222"/>
          <w:sz w:val="24"/>
          <w:szCs w:val="24"/>
          <w:shd w:val="clear" w:color="auto" w:fill="FFFFFF"/>
        </w:rPr>
        <w:t>work</w:t>
      </w:r>
      <w:r w:rsidRPr="006D3E62">
        <w:rPr>
          <w:rFonts w:cstheme="minorHAnsi"/>
          <w:color w:val="222222"/>
          <w:sz w:val="24"/>
          <w:szCs w:val="24"/>
          <w:shd w:val="clear" w:color="auto" w:fill="FFFFFF"/>
        </w:rPr>
        <w:t> design and quality footwear, it should improve </w:t>
      </w:r>
      <w:r w:rsidRPr="006D3E62">
        <w:rPr>
          <w:rFonts w:cstheme="minorHAnsi"/>
          <w:bCs/>
          <w:color w:val="222222"/>
          <w:sz w:val="24"/>
          <w:szCs w:val="24"/>
          <w:shd w:val="clear" w:color="auto" w:fill="FFFFFF"/>
        </w:rPr>
        <w:t>working</w:t>
      </w:r>
      <w:r w:rsidRPr="006D3E62">
        <w:rPr>
          <w:rFonts w:cstheme="minorHAnsi"/>
          <w:color w:val="222222"/>
          <w:sz w:val="24"/>
          <w:szCs w:val="24"/>
          <w:shd w:val="clear" w:color="auto" w:fill="FFFFFF"/>
        </w:rPr>
        <w:t> conditions.</w:t>
      </w:r>
    </w:p>
    <w:p w14:paraId="17F60FD4" w14:textId="55C9F741" w:rsidR="00CA7A4A" w:rsidRDefault="00CA7A4A" w:rsidP="006D3E62">
      <w:pPr>
        <w:jc w:val="both"/>
        <w:rPr>
          <w:rFonts w:cstheme="minorHAnsi"/>
          <w:color w:val="222222"/>
          <w:sz w:val="24"/>
          <w:szCs w:val="24"/>
          <w:shd w:val="clear" w:color="auto" w:fill="FFFFFF"/>
        </w:rPr>
      </w:pPr>
    </w:p>
    <w:p w14:paraId="401F5E24" w14:textId="0E6B69A4" w:rsidR="00CA7A4A" w:rsidRDefault="00CA7A4A" w:rsidP="006D3E62">
      <w:pPr>
        <w:jc w:val="both"/>
        <w:rPr>
          <w:rFonts w:cstheme="minorHAnsi"/>
          <w:color w:val="222222"/>
          <w:sz w:val="24"/>
          <w:szCs w:val="24"/>
          <w:shd w:val="clear" w:color="auto" w:fill="FFFFFF"/>
        </w:rPr>
      </w:pPr>
    </w:p>
    <w:p w14:paraId="49C074E5" w14:textId="7751577F" w:rsidR="00CA7A4A" w:rsidRDefault="00CA7A4A" w:rsidP="006D3E62">
      <w:pPr>
        <w:jc w:val="both"/>
        <w:rPr>
          <w:rFonts w:cstheme="minorHAnsi"/>
          <w:color w:val="222222"/>
          <w:sz w:val="24"/>
          <w:szCs w:val="24"/>
          <w:shd w:val="clear" w:color="auto" w:fill="FFFFFF"/>
        </w:rPr>
      </w:pPr>
    </w:p>
    <w:p w14:paraId="069688F8" w14:textId="58113FE0" w:rsidR="00CA7A4A" w:rsidRDefault="00CA7A4A" w:rsidP="006D3E62">
      <w:pPr>
        <w:jc w:val="both"/>
        <w:rPr>
          <w:rFonts w:cstheme="minorHAnsi"/>
          <w:color w:val="222222"/>
          <w:sz w:val="24"/>
          <w:szCs w:val="24"/>
          <w:shd w:val="clear" w:color="auto" w:fill="FFFFFF"/>
        </w:rPr>
      </w:pPr>
    </w:p>
    <w:p w14:paraId="28CC4D8B" w14:textId="32188F88" w:rsidR="00CA7A4A" w:rsidRDefault="00CA7A4A" w:rsidP="006D3E62">
      <w:pPr>
        <w:jc w:val="both"/>
        <w:rPr>
          <w:rFonts w:cstheme="minorHAnsi"/>
          <w:color w:val="222222"/>
          <w:sz w:val="24"/>
          <w:szCs w:val="24"/>
          <w:shd w:val="clear" w:color="auto" w:fill="FFFFFF"/>
        </w:rPr>
      </w:pPr>
    </w:p>
    <w:p w14:paraId="73471930" w14:textId="099E3CE7" w:rsidR="00444C53" w:rsidRDefault="00444C53" w:rsidP="006D3E62">
      <w:pPr>
        <w:jc w:val="both"/>
        <w:rPr>
          <w:rFonts w:cstheme="minorHAnsi"/>
          <w:color w:val="222222"/>
          <w:sz w:val="24"/>
          <w:szCs w:val="24"/>
          <w:shd w:val="clear" w:color="auto" w:fill="FFFFFF"/>
        </w:rPr>
      </w:pPr>
    </w:p>
    <w:p w14:paraId="16932424" w14:textId="25DE31BA" w:rsidR="00444C53" w:rsidRDefault="00444C53" w:rsidP="006D3E62">
      <w:pPr>
        <w:jc w:val="both"/>
        <w:rPr>
          <w:rFonts w:cstheme="minorHAnsi"/>
          <w:color w:val="222222"/>
          <w:sz w:val="24"/>
          <w:szCs w:val="24"/>
          <w:shd w:val="clear" w:color="auto" w:fill="FFFFFF"/>
        </w:rPr>
      </w:pPr>
    </w:p>
    <w:p w14:paraId="58266C55" w14:textId="5516E8D2" w:rsidR="00444C53" w:rsidRDefault="00444C53" w:rsidP="006D3E62">
      <w:pPr>
        <w:jc w:val="both"/>
        <w:rPr>
          <w:rFonts w:cstheme="minorHAnsi"/>
          <w:color w:val="222222"/>
          <w:sz w:val="24"/>
          <w:szCs w:val="24"/>
          <w:shd w:val="clear" w:color="auto" w:fill="FFFFFF"/>
        </w:rPr>
      </w:pPr>
    </w:p>
    <w:p w14:paraId="6AEEA85D" w14:textId="60BDDD16" w:rsidR="00444C53" w:rsidRDefault="00444C53" w:rsidP="006D3E62">
      <w:pPr>
        <w:jc w:val="both"/>
        <w:rPr>
          <w:rFonts w:cstheme="minorHAnsi"/>
          <w:color w:val="222222"/>
          <w:sz w:val="24"/>
          <w:szCs w:val="24"/>
          <w:shd w:val="clear" w:color="auto" w:fill="FFFFFF"/>
        </w:rPr>
      </w:pPr>
    </w:p>
    <w:p w14:paraId="6ED78502" w14:textId="5D168CC5" w:rsidR="00444C53" w:rsidRDefault="00444C53" w:rsidP="006D3E62">
      <w:pPr>
        <w:jc w:val="both"/>
        <w:rPr>
          <w:rFonts w:cstheme="minorHAnsi"/>
          <w:color w:val="222222"/>
          <w:sz w:val="24"/>
          <w:szCs w:val="24"/>
          <w:shd w:val="clear" w:color="auto" w:fill="FFFFFF"/>
        </w:rPr>
      </w:pPr>
    </w:p>
    <w:p w14:paraId="452342E6" w14:textId="74CA4985" w:rsidR="00444C53" w:rsidRDefault="00444C53" w:rsidP="006D3E62">
      <w:pPr>
        <w:jc w:val="both"/>
        <w:rPr>
          <w:rFonts w:cstheme="minorHAnsi"/>
          <w:color w:val="222222"/>
          <w:sz w:val="24"/>
          <w:szCs w:val="24"/>
          <w:shd w:val="clear" w:color="auto" w:fill="FFFFFF"/>
        </w:rPr>
      </w:pPr>
    </w:p>
    <w:p w14:paraId="0F73569A" w14:textId="56CDF8FB" w:rsidR="00444C53" w:rsidRDefault="00444C53" w:rsidP="006D3E62">
      <w:pPr>
        <w:jc w:val="both"/>
        <w:rPr>
          <w:rFonts w:cstheme="minorHAnsi"/>
          <w:color w:val="222222"/>
          <w:sz w:val="24"/>
          <w:szCs w:val="24"/>
          <w:shd w:val="clear" w:color="auto" w:fill="FFFFFF"/>
        </w:rPr>
      </w:pPr>
    </w:p>
    <w:p w14:paraId="36D5A760" w14:textId="3D82E0D2" w:rsidR="00444C53" w:rsidRDefault="00444C53" w:rsidP="006D3E62">
      <w:pPr>
        <w:jc w:val="both"/>
        <w:rPr>
          <w:rFonts w:cstheme="minorHAnsi"/>
          <w:color w:val="222222"/>
          <w:sz w:val="24"/>
          <w:szCs w:val="24"/>
          <w:shd w:val="clear" w:color="auto" w:fill="FFFFFF"/>
        </w:rPr>
      </w:pPr>
    </w:p>
    <w:p w14:paraId="60F7B50C" w14:textId="19E9889E" w:rsidR="00444C53" w:rsidRDefault="00444C53" w:rsidP="006D3E62">
      <w:pPr>
        <w:jc w:val="both"/>
        <w:rPr>
          <w:rFonts w:cstheme="minorHAnsi"/>
          <w:color w:val="222222"/>
          <w:sz w:val="24"/>
          <w:szCs w:val="24"/>
          <w:shd w:val="clear" w:color="auto" w:fill="FFFFFF"/>
        </w:rPr>
      </w:pPr>
    </w:p>
    <w:p w14:paraId="2F2AE785" w14:textId="1C00B628" w:rsidR="00444C53" w:rsidRDefault="00444C53" w:rsidP="006D3E62">
      <w:pPr>
        <w:jc w:val="both"/>
        <w:rPr>
          <w:rFonts w:cstheme="minorHAnsi"/>
          <w:color w:val="222222"/>
          <w:sz w:val="24"/>
          <w:szCs w:val="24"/>
          <w:shd w:val="clear" w:color="auto" w:fill="FFFFFF"/>
        </w:rPr>
      </w:pPr>
    </w:p>
    <w:p w14:paraId="6258D207" w14:textId="047E4AE9" w:rsidR="00444C53" w:rsidRDefault="00444C53" w:rsidP="006D3E62">
      <w:pPr>
        <w:jc w:val="both"/>
        <w:rPr>
          <w:rFonts w:cstheme="minorHAnsi"/>
          <w:color w:val="222222"/>
          <w:sz w:val="24"/>
          <w:szCs w:val="24"/>
          <w:shd w:val="clear" w:color="auto" w:fill="FFFFFF"/>
        </w:rPr>
      </w:pPr>
    </w:p>
    <w:p w14:paraId="7C0C837D" w14:textId="071D511E" w:rsidR="00444C53" w:rsidRDefault="00444C53" w:rsidP="006D3E62">
      <w:pPr>
        <w:jc w:val="both"/>
        <w:rPr>
          <w:rFonts w:cstheme="minorHAnsi"/>
          <w:color w:val="222222"/>
          <w:sz w:val="24"/>
          <w:szCs w:val="24"/>
          <w:shd w:val="clear" w:color="auto" w:fill="FFFFFF"/>
        </w:rPr>
      </w:pPr>
    </w:p>
    <w:p w14:paraId="0ABDA55F" w14:textId="287DED34" w:rsidR="00444C53" w:rsidRDefault="00444C53" w:rsidP="006D3E62">
      <w:pPr>
        <w:jc w:val="both"/>
        <w:rPr>
          <w:rFonts w:cstheme="minorHAnsi"/>
          <w:color w:val="222222"/>
          <w:sz w:val="24"/>
          <w:szCs w:val="24"/>
          <w:shd w:val="clear" w:color="auto" w:fill="FFFFFF"/>
        </w:rPr>
      </w:pPr>
    </w:p>
    <w:p w14:paraId="0201A682" w14:textId="145D68B3" w:rsidR="00444C53" w:rsidRDefault="00444C53" w:rsidP="006D3E62">
      <w:pPr>
        <w:jc w:val="both"/>
        <w:rPr>
          <w:rFonts w:cstheme="minorHAnsi"/>
          <w:color w:val="222222"/>
          <w:sz w:val="24"/>
          <w:szCs w:val="24"/>
          <w:shd w:val="clear" w:color="auto" w:fill="FFFFFF"/>
        </w:rPr>
      </w:pPr>
    </w:p>
    <w:p w14:paraId="5E865998" w14:textId="63280065" w:rsidR="00444C53" w:rsidRDefault="00444C53" w:rsidP="006D3E62">
      <w:pPr>
        <w:jc w:val="both"/>
        <w:rPr>
          <w:rFonts w:cstheme="minorHAnsi"/>
          <w:color w:val="222222"/>
          <w:sz w:val="24"/>
          <w:szCs w:val="24"/>
          <w:shd w:val="clear" w:color="auto" w:fill="FFFFFF"/>
        </w:rPr>
      </w:pPr>
    </w:p>
    <w:p w14:paraId="10A41D47" w14:textId="09E50028" w:rsidR="00444C53" w:rsidRDefault="00444C53" w:rsidP="006D3E62">
      <w:pPr>
        <w:jc w:val="both"/>
        <w:rPr>
          <w:rFonts w:cstheme="minorHAnsi"/>
          <w:color w:val="222222"/>
          <w:sz w:val="24"/>
          <w:szCs w:val="24"/>
          <w:shd w:val="clear" w:color="auto" w:fill="FFFFFF"/>
        </w:rPr>
      </w:pPr>
    </w:p>
    <w:p w14:paraId="3143ABF0" w14:textId="28C10E9B" w:rsidR="00A113DF" w:rsidRDefault="00A113DF" w:rsidP="006D3E62">
      <w:pPr>
        <w:jc w:val="both"/>
        <w:rPr>
          <w:rFonts w:cstheme="minorHAnsi"/>
          <w:color w:val="222222"/>
          <w:sz w:val="24"/>
          <w:szCs w:val="24"/>
          <w:shd w:val="clear" w:color="auto" w:fill="FFFFFF"/>
        </w:rPr>
      </w:pPr>
    </w:p>
    <w:p w14:paraId="115A24D5" w14:textId="77777777" w:rsidR="00E269DA" w:rsidRDefault="00E269DA" w:rsidP="006D3E62">
      <w:pPr>
        <w:jc w:val="both"/>
        <w:rPr>
          <w:rFonts w:cstheme="minorHAnsi"/>
          <w:color w:val="222222"/>
          <w:sz w:val="24"/>
          <w:szCs w:val="24"/>
          <w:shd w:val="clear" w:color="auto" w:fill="FFFFFF"/>
        </w:rPr>
      </w:pPr>
    </w:p>
    <w:p w14:paraId="47B0FDE0" w14:textId="77777777" w:rsidR="00444C53" w:rsidRDefault="00444C53" w:rsidP="006D3E62">
      <w:pPr>
        <w:jc w:val="both"/>
        <w:rPr>
          <w:rFonts w:cstheme="minorHAnsi"/>
          <w:color w:val="222222"/>
          <w:sz w:val="24"/>
          <w:szCs w:val="24"/>
          <w:shd w:val="clear" w:color="auto" w:fill="FFFFFF"/>
        </w:rPr>
      </w:pPr>
    </w:p>
    <w:p w14:paraId="7DD64A23" w14:textId="77777777" w:rsidR="00F75153" w:rsidRPr="00F75153" w:rsidRDefault="000357E9" w:rsidP="00E269DA">
      <w:pPr>
        <w:pStyle w:val="Heading1"/>
        <w:rPr>
          <w:shd w:val="clear" w:color="auto" w:fill="FFFFFF"/>
        </w:rPr>
      </w:pPr>
      <w:bookmarkStart w:id="7" w:name="_Introduction"/>
      <w:bookmarkStart w:id="8" w:name="_Toc222470311"/>
      <w:bookmarkEnd w:id="7"/>
      <w:r>
        <w:rPr>
          <w:shd w:val="clear" w:color="auto" w:fill="FFFFFF"/>
        </w:rPr>
        <w:t>Introduction</w:t>
      </w:r>
      <w:bookmarkEnd w:id="8"/>
    </w:p>
    <w:p w14:paraId="380AACF5" w14:textId="3EB2E7BC" w:rsidR="00C61776" w:rsidRDefault="00C61776" w:rsidP="00D20A60">
      <w:pPr>
        <w:rPr>
          <w:ins w:id="9" w:author="Walsh, Vanessa" w:date="2026-02-20T08:51:00Z" w16du:dateUtc="2026-02-20T13:51:00Z"/>
          <w:rFonts w:cstheme="minorHAnsi"/>
          <w:color w:val="222222"/>
          <w:sz w:val="24"/>
          <w:szCs w:val="24"/>
          <w:shd w:val="clear" w:color="auto" w:fill="FFFFFF"/>
        </w:rPr>
      </w:pPr>
      <w:r>
        <w:rPr>
          <w:rFonts w:cstheme="minorHAnsi"/>
          <w:color w:val="222222"/>
          <w:sz w:val="24"/>
          <w:szCs w:val="24"/>
          <w:shd w:val="clear" w:color="auto" w:fill="FFFFFF"/>
        </w:rPr>
        <w:t xml:space="preserve">Processing root ingrowth </w:t>
      </w:r>
      <w:r w:rsidR="007D0EE6">
        <w:rPr>
          <w:rFonts w:cstheme="minorHAnsi"/>
          <w:color w:val="222222"/>
          <w:sz w:val="24"/>
          <w:szCs w:val="24"/>
          <w:shd w:val="clear" w:color="auto" w:fill="FFFFFF"/>
        </w:rPr>
        <w:t xml:space="preserve">(below ground) </w:t>
      </w:r>
      <w:r>
        <w:rPr>
          <w:rFonts w:cstheme="minorHAnsi"/>
          <w:color w:val="222222"/>
          <w:sz w:val="24"/>
          <w:szCs w:val="24"/>
          <w:shd w:val="clear" w:color="auto" w:fill="FFFFFF"/>
        </w:rPr>
        <w:t xml:space="preserve">biomass is an important part of most of the experiments at SERC’s Global Change Research Wetland. This manual contains </w:t>
      </w:r>
      <w:ins w:id="10" w:author="Walsh, Vanessa" w:date="2026-02-19T07:46:00Z" w16du:dateUtc="2026-02-19T12:46:00Z">
        <w:r w:rsidR="00BC752D">
          <w:rPr>
            <w:rFonts w:cstheme="minorHAnsi"/>
            <w:color w:val="222222"/>
            <w:sz w:val="24"/>
            <w:szCs w:val="24"/>
            <w:shd w:val="clear" w:color="auto" w:fill="FFFFFF"/>
          </w:rPr>
          <w:t>instructions</w:t>
        </w:r>
      </w:ins>
      <w:r>
        <w:rPr>
          <w:rFonts w:cstheme="minorHAnsi"/>
          <w:color w:val="222222"/>
          <w:sz w:val="24"/>
          <w:szCs w:val="24"/>
          <w:shd w:val="clear" w:color="auto" w:fill="FFFFFF"/>
        </w:rPr>
        <w:t xml:space="preserve"> on the different stages of this </w:t>
      </w:r>
      <w:r w:rsidR="002E6544">
        <w:rPr>
          <w:rFonts w:cstheme="minorHAnsi"/>
          <w:color w:val="222222"/>
          <w:sz w:val="24"/>
          <w:szCs w:val="24"/>
          <w:shd w:val="clear" w:color="auto" w:fill="FFFFFF"/>
        </w:rPr>
        <w:t>process</w:t>
      </w:r>
      <w:r w:rsidR="00FE68F7">
        <w:rPr>
          <w:rFonts w:cstheme="minorHAnsi"/>
          <w:color w:val="222222"/>
          <w:sz w:val="24"/>
          <w:szCs w:val="24"/>
          <w:shd w:val="clear" w:color="auto" w:fill="FFFFFF"/>
        </w:rPr>
        <w:t>,</w:t>
      </w:r>
      <w:r w:rsidR="002E6544">
        <w:rPr>
          <w:rFonts w:cstheme="minorHAnsi"/>
          <w:color w:val="222222"/>
          <w:sz w:val="24"/>
          <w:szCs w:val="24"/>
          <w:shd w:val="clear" w:color="auto" w:fill="FFFFFF"/>
        </w:rPr>
        <w:t xml:space="preserve"> </w:t>
      </w:r>
      <w:r w:rsidR="002E6544" w:rsidRPr="00815196">
        <w:rPr>
          <w:rFonts w:cstheme="minorHAnsi"/>
          <w:color w:val="222222"/>
          <w:sz w:val="24"/>
          <w:szCs w:val="24"/>
          <w:shd w:val="clear" w:color="auto" w:fill="FFFFFF"/>
        </w:rPr>
        <w:t>delineate</w:t>
      </w:r>
      <w:r w:rsidR="00FE68F7">
        <w:rPr>
          <w:rFonts w:cstheme="minorHAnsi"/>
          <w:color w:val="222222"/>
          <w:sz w:val="24"/>
          <w:szCs w:val="24"/>
          <w:shd w:val="clear" w:color="auto" w:fill="FFFFFF"/>
        </w:rPr>
        <w:t>s</w:t>
      </w:r>
      <w:r w:rsidR="002E6544" w:rsidRPr="00815196">
        <w:rPr>
          <w:rFonts w:cstheme="minorHAnsi"/>
          <w:color w:val="222222"/>
          <w:sz w:val="24"/>
          <w:szCs w:val="24"/>
          <w:shd w:val="clear" w:color="auto" w:fill="FFFFFF"/>
        </w:rPr>
        <w:t xml:space="preserve"> differences between experiments and provide</w:t>
      </w:r>
      <w:r w:rsidR="00FE68F7">
        <w:rPr>
          <w:rFonts w:cstheme="minorHAnsi"/>
          <w:color w:val="222222"/>
          <w:sz w:val="24"/>
          <w:szCs w:val="24"/>
          <w:shd w:val="clear" w:color="auto" w:fill="FFFFFF"/>
        </w:rPr>
        <w:t>s</w:t>
      </w:r>
      <w:r w:rsidR="002E6544" w:rsidRPr="00815196">
        <w:rPr>
          <w:rFonts w:cstheme="minorHAnsi"/>
          <w:color w:val="222222"/>
          <w:sz w:val="24"/>
          <w:szCs w:val="24"/>
          <w:shd w:val="clear" w:color="auto" w:fill="FFFFFF"/>
        </w:rPr>
        <w:t xml:space="preserve"> insight </w:t>
      </w:r>
      <w:proofErr w:type="gramStart"/>
      <w:r w:rsidR="002E6544" w:rsidRPr="00815196">
        <w:rPr>
          <w:rFonts w:cstheme="minorHAnsi"/>
          <w:color w:val="222222"/>
          <w:sz w:val="24"/>
          <w:szCs w:val="24"/>
          <w:shd w:val="clear" w:color="auto" w:fill="FFFFFF"/>
        </w:rPr>
        <w:t>to</w:t>
      </w:r>
      <w:proofErr w:type="gramEnd"/>
      <w:r w:rsidR="002E6544" w:rsidRPr="00815196">
        <w:rPr>
          <w:rFonts w:cstheme="minorHAnsi"/>
          <w:color w:val="222222"/>
          <w:sz w:val="24"/>
          <w:szCs w:val="24"/>
          <w:shd w:val="clear" w:color="auto" w:fill="FFFFFF"/>
        </w:rPr>
        <w:t xml:space="preserve"> strategies and best practices. </w:t>
      </w:r>
    </w:p>
    <w:p w14:paraId="226ECF3D" w14:textId="77777777" w:rsidR="007C5750" w:rsidRDefault="007C5750" w:rsidP="00D20A60">
      <w:pPr>
        <w:rPr>
          <w:rFonts w:cstheme="minorHAnsi"/>
          <w:color w:val="222222"/>
          <w:sz w:val="24"/>
          <w:szCs w:val="24"/>
          <w:shd w:val="clear" w:color="auto" w:fill="FFFFFF"/>
        </w:rPr>
      </w:pPr>
    </w:p>
    <w:p w14:paraId="7ABBDEEE" w14:textId="600F828A" w:rsidR="000F229A" w:rsidRDefault="000F229A" w:rsidP="00D20A60">
      <w:pPr>
        <w:rPr>
          <w:ins w:id="11" w:author="Walsh, Vanessa" w:date="2026-02-20T08:51:00Z" w16du:dateUtc="2026-02-20T13:51:00Z"/>
          <w:rFonts w:cstheme="minorHAnsi"/>
          <w:color w:val="222222"/>
          <w:sz w:val="24"/>
          <w:szCs w:val="24"/>
          <w:shd w:val="clear" w:color="auto" w:fill="FFFFFF"/>
        </w:rPr>
      </w:pPr>
      <w:r>
        <w:rPr>
          <w:rFonts w:cstheme="minorHAnsi"/>
          <w:color w:val="222222"/>
          <w:sz w:val="24"/>
          <w:szCs w:val="24"/>
          <w:shd w:val="clear" w:color="auto" w:fill="FFFFFF"/>
        </w:rPr>
        <w:t xml:space="preserve">Each experiment has an Ingrowth Root Biomass Tracking spreadsheet. It is important to make sure that these tracking spreadsheets are being updated as you move through the sample processing stages. </w:t>
      </w:r>
      <w:r w:rsidR="00BB48C0">
        <w:rPr>
          <w:rFonts w:cstheme="minorHAnsi"/>
          <w:color w:val="222222"/>
          <w:sz w:val="24"/>
          <w:szCs w:val="24"/>
          <w:shd w:val="clear" w:color="auto" w:fill="FFFFFF"/>
        </w:rPr>
        <w:t>B</w:t>
      </w:r>
      <w:r>
        <w:rPr>
          <w:rFonts w:cstheme="minorHAnsi"/>
          <w:color w:val="222222"/>
          <w:sz w:val="24"/>
          <w:szCs w:val="24"/>
          <w:shd w:val="clear" w:color="auto" w:fill="FFFFFF"/>
        </w:rPr>
        <w:t xml:space="preserve">e sure to </w:t>
      </w:r>
      <w:r w:rsidR="00BB48C0">
        <w:rPr>
          <w:rFonts w:cstheme="minorHAnsi"/>
          <w:color w:val="222222"/>
          <w:sz w:val="24"/>
          <w:szCs w:val="24"/>
          <w:shd w:val="clear" w:color="auto" w:fill="FFFFFF"/>
        </w:rPr>
        <w:t xml:space="preserve">enter </w:t>
      </w:r>
      <w:r w:rsidR="00FE68F7">
        <w:rPr>
          <w:rFonts w:cstheme="minorHAnsi"/>
          <w:color w:val="222222"/>
          <w:sz w:val="24"/>
          <w:szCs w:val="24"/>
          <w:shd w:val="clear" w:color="auto" w:fill="FFFFFF"/>
        </w:rPr>
        <w:t xml:space="preserve">your </w:t>
      </w:r>
      <w:r w:rsidR="00BB48C0">
        <w:rPr>
          <w:rFonts w:cstheme="minorHAnsi"/>
          <w:color w:val="222222"/>
          <w:sz w:val="24"/>
          <w:szCs w:val="24"/>
          <w:shd w:val="clear" w:color="auto" w:fill="FFFFFF"/>
        </w:rPr>
        <w:t xml:space="preserve">progress in the appropriate </w:t>
      </w:r>
      <w:r w:rsidR="00FE68F7">
        <w:rPr>
          <w:rFonts w:cstheme="minorHAnsi"/>
          <w:color w:val="222222"/>
          <w:sz w:val="24"/>
          <w:szCs w:val="24"/>
          <w:shd w:val="clear" w:color="auto" w:fill="FFFFFF"/>
        </w:rPr>
        <w:t>tab for the specific c</w:t>
      </w:r>
      <w:r w:rsidR="00BB48C0">
        <w:rPr>
          <w:rFonts w:cstheme="minorHAnsi"/>
          <w:color w:val="222222"/>
          <w:sz w:val="24"/>
          <w:szCs w:val="24"/>
          <w:shd w:val="clear" w:color="auto" w:fill="FFFFFF"/>
        </w:rPr>
        <w:t xml:space="preserve">ensus year. If a tab does not already exist for the Census year being processed, </w:t>
      </w:r>
      <w:r>
        <w:rPr>
          <w:rFonts w:cstheme="minorHAnsi"/>
          <w:color w:val="222222"/>
          <w:sz w:val="24"/>
          <w:szCs w:val="24"/>
          <w:shd w:val="clear" w:color="auto" w:fill="FFFFFF"/>
        </w:rPr>
        <w:t>create a new tab</w:t>
      </w:r>
      <w:r w:rsidR="00BB48C0">
        <w:rPr>
          <w:rFonts w:cstheme="minorHAnsi"/>
          <w:color w:val="222222"/>
          <w:sz w:val="24"/>
          <w:szCs w:val="24"/>
          <w:shd w:val="clear" w:color="auto" w:fill="FFFFFF"/>
        </w:rPr>
        <w:t>.</w:t>
      </w:r>
    </w:p>
    <w:p w14:paraId="583D03E4" w14:textId="77777777" w:rsidR="007C5750" w:rsidRDefault="007C5750" w:rsidP="00D20A60">
      <w:pPr>
        <w:rPr>
          <w:rFonts w:cstheme="minorHAnsi"/>
          <w:color w:val="222222"/>
          <w:sz w:val="24"/>
          <w:szCs w:val="24"/>
          <w:shd w:val="clear" w:color="auto" w:fill="FFFFFF"/>
        </w:rPr>
      </w:pPr>
    </w:p>
    <w:p w14:paraId="705CEF86" w14:textId="38A96765" w:rsidR="000F229A" w:rsidRDefault="0097198A" w:rsidP="00FE68F7">
      <w:pPr>
        <w:rPr>
          <w:ins w:id="12" w:author="Walsh, Vanessa" w:date="2026-02-20T08:51:00Z" w16du:dateUtc="2026-02-20T13:51:00Z"/>
          <w:rFonts w:cstheme="minorHAnsi"/>
          <w:color w:val="222222"/>
          <w:sz w:val="24"/>
          <w:szCs w:val="24"/>
          <w:shd w:val="clear" w:color="auto" w:fill="FFFFFF"/>
        </w:rPr>
      </w:pPr>
      <w:r>
        <w:rPr>
          <w:rFonts w:cstheme="minorHAnsi"/>
          <w:color w:val="222222"/>
          <w:sz w:val="24"/>
          <w:szCs w:val="24"/>
          <w:shd w:val="clear" w:color="auto" w:fill="FFFFFF"/>
        </w:rPr>
        <w:t xml:space="preserve">Shortcuts to all of the ingrowth core </w:t>
      </w:r>
      <w:r w:rsidR="00FE68F7">
        <w:rPr>
          <w:rFonts w:cstheme="minorHAnsi"/>
          <w:color w:val="222222"/>
          <w:sz w:val="24"/>
          <w:szCs w:val="24"/>
          <w:shd w:val="clear" w:color="auto" w:fill="FFFFFF"/>
        </w:rPr>
        <w:t xml:space="preserve">tracking spreadsheets are </w:t>
      </w:r>
      <w:r>
        <w:rPr>
          <w:rFonts w:cstheme="minorHAnsi"/>
          <w:color w:val="222222"/>
          <w:sz w:val="24"/>
          <w:szCs w:val="24"/>
          <w:shd w:val="clear" w:color="auto" w:fill="FFFFFF"/>
        </w:rPr>
        <w:t xml:space="preserve">available in </w:t>
      </w:r>
      <w:r w:rsidR="00AC2859">
        <w:rPr>
          <w:rFonts w:cstheme="minorHAnsi"/>
          <w:color w:val="222222"/>
          <w:sz w:val="24"/>
          <w:szCs w:val="24"/>
          <w:shd w:val="clear" w:color="auto" w:fill="FFFFFF"/>
        </w:rPr>
        <w:t xml:space="preserve">the </w:t>
      </w:r>
      <w:r>
        <w:rPr>
          <w:rFonts w:cstheme="minorHAnsi"/>
          <w:color w:val="222222"/>
          <w:sz w:val="24"/>
          <w:szCs w:val="24"/>
          <w:shd w:val="clear" w:color="auto" w:fill="FFFFFF"/>
        </w:rPr>
        <w:t>same Root Ingrowth folder as this procedures document:</w:t>
      </w:r>
      <w:r w:rsidR="000F229A">
        <w:rPr>
          <w:rFonts w:cstheme="minorHAnsi"/>
          <w:color w:val="222222"/>
          <w:sz w:val="24"/>
          <w:szCs w:val="24"/>
          <w:shd w:val="clear" w:color="auto" w:fill="FFFFFF"/>
        </w:rPr>
        <w:t xml:space="preserve"> </w:t>
      </w:r>
      <w:hyperlink r:id="rId12" w:history="1">
        <w:r w:rsidR="00FE68F7" w:rsidRPr="0097198A">
          <w:rPr>
            <w:rStyle w:val="Hyperlink"/>
            <w:rFonts w:cstheme="minorHAnsi"/>
            <w:sz w:val="24"/>
            <w:szCs w:val="24"/>
            <w:shd w:val="clear" w:color="auto" w:fill="FFFFFF"/>
          </w:rPr>
          <w:t>S:</w:t>
        </w:r>
        <w:r w:rsidR="000F229A" w:rsidRPr="0097198A">
          <w:rPr>
            <w:rStyle w:val="Hyperlink"/>
            <w:rFonts w:cstheme="minorHAnsi"/>
            <w:sz w:val="24"/>
            <w:szCs w:val="24"/>
            <w:shd w:val="clear" w:color="auto" w:fill="FFFFFF"/>
          </w:rPr>
          <w:t>\Biogeochemistry\GCREW\0-GCREW Operations\GCREW Methods &amp; Protocols\Root Ingrowth\Root Biomass Tracking</w:t>
        </w:r>
      </w:hyperlink>
      <w:r>
        <w:rPr>
          <w:rFonts w:cstheme="minorHAnsi"/>
          <w:color w:val="222222"/>
          <w:sz w:val="24"/>
          <w:szCs w:val="24"/>
          <w:shd w:val="clear" w:color="auto" w:fill="FFFFFF"/>
        </w:rPr>
        <w:t>. The actual files are in one folder in a different location:</w:t>
      </w:r>
    </w:p>
    <w:p w14:paraId="04EB4014" w14:textId="77777777" w:rsidR="007C5750" w:rsidRDefault="007C5750" w:rsidP="00FE68F7">
      <w:pPr>
        <w:rPr>
          <w:rFonts w:cstheme="minorHAnsi"/>
          <w:color w:val="222222"/>
          <w:sz w:val="24"/>
          <w:szCs w:val="24"/>
          <w:shd w:val="clear" w:color="auto" w:fill="FFFFFF"/>
        </w:rPr>
      </w:pPr>
    </w:p>
    <w:p w14:paraId="6E87DC65" w14:textId="55F05F4A" w:rsidR="000F229A" w:rsidRDefault="000F229A">
      <w:pPr>
        <w:ind w:left="720"/>
        <w:rPr>
          <w:rFonts w:cstheme="minorHAnsi"/>
          <w:color w:val="222222"/>
          <w:sz w:val="24"/>
          <w:szCs w:val="24"/>
          <w:shd w:val="clear" w:color="auto" w:fill="FFFFFF"/>
        </w:rPr>
      </w:pPr>
      <w:r>
        <w:rPr>
          <w:rFonts w:cstheme="minorHAnsi"/>
          <w:color w:val="222222"/>
          <w:sz w:val="24"/>
          <w:szCs w:val="24"/>
          <w:shd w:val="clear" w:color="auto" w:fill="FFFFFF"/>
        </w:rPr>
        <w:t>1M:</w:t>
      </w:r>
      <w:r w:rsidR="00DE3084">
        <w:rPr>
          <w:rFonts w:cstheme="minorHAnsi"/>
          <w:color w:val="222222"/>
          <w:sz w:val="24"/>
          <w:szCs w:val="24"/>
          <w:shd w:val="clear" w:color="auto" w:fill="FFFFFF"/>
        </w:rPr>
        <w:t xml:space="preserve"> </w:t>
      </w:r>
      <w:hyperlink r:id="rId13" w:history="1">
        <w:r w:rsidR="00FE68F7">
          <w:rPr>
            <w:rStyle w:val="Hyperlink"/>
            <w:rFonts w:cstheme="minorHAnsi"/>
            <w:sz w:val="24"/>
            <w:szCs w:val="24"/>
            <w:shd w:val="clear" w:color="auto" w:fill="FFFFFF"/>
          </w:rPr>
          <w:t>S:</w:t>
        </w:r>
        <w:r w:rsidR="00FE68F7" w:rsidRPr="003B3435">
          <w:rPr>
            <w:rStyle w:val="Hyperlink"/>
            <w:rFonts w:cstheme="minorHAnsi"/>
            <w:sz w:val="24"/>
            <w:szCs w:val="24"/>
            <w:shd w:val="clear" w:color="auto" w:fill="FFFFFF"/>
          </w:rPr>
          <w:t>\Biogeochemistry\GCREW\0-GCREW-Wide Data\1-Sample Tracking\Root Biomass\1-CO2xComm (1 m) Root Ingrowth Tracking.xls</w:t>
        </w:r>
      </w:hyperlink>
    </w:p>
    <w:p w14:paraId="1B81B54E" w14:textId="01846C4F" w:rsidR="000F229A" w:rsidRDefault="000F229A">
      <w:pPr>
        <w:ind w:left="720"/>
        <w:rPr>
          <w:rFonts w:cstheme="minorHAnsi"/>
          <w:color w:val="222222"/>
          <w:sz w:val="24"/>
          <w:szCs w:val="24"/>
          <w:shd w:val="clear" w:color="auto" w:fill="FFFFFF"/>
        </w:rPr>
      </w:pPr>
      <w:r>
        <w:rPr>
          <w:rFonts w:cstheme="minorHAnsi"/>
          <w:color w:val="222222"/>
          <w:sz w:val="24"/>
          <w:szCs w:val="24"/>
          <w:shd w:val="clear" w:color="auto" w:fill="FFFFFF"/>
        </w:rPr>
        <w:t>2M:</w:t>
      </w:r>
      <w:r w:rsidR="00FC1B3F">
        <w:rPr>
          <w:rFonts w:cstheme="minorHAnsi"/>
          <w:color w:val="222222"/>
          <w:sz w:val="24"/>
          <w:szCs w:val="24"/>
          <w:shd w:val="clear" w:color="auto" w:fill="FFFFFF"/>
        </w:rPr>
        <w:t xml:space="preserve"> </w:t>
      </w:r>
      <w:hyperlink r:id="rId14" w:history="1">
        <w:r w:rsidR="00FE68F7">
          <w:rPr>
            <w:rStyle w:val="Hyperlink"/>
            <w:rFonts w:cstheme="minorHAnsi"/>
            <w:sz w:val="24"/>
            <w:szCs w:val="24"/>
            <w:shd w:val="clear" w:color="auto" w:fill="FFFFFF"/>
          </w:rPr>
          <w:t>S:</w:t>
        </w:r>
        <w:r w:rsidR="00FE68F7" w:rsidRPr="003B3435">
          <w:rPr>
            <w:rStyle w:val="Hyperlink"/>
            <w:rFonts w:cstheme="minorHAnsi"/>
            <w:sz w:val="24"/>
            <w:szCs w:val="24"/>
            <w:shd w:val="clear" w:color="auto" w:fill="FFFFFF"/>
          </w:rPr>
          <w:t>\Biogeochemistry\GCREW\0-GCREW-Wide Data\1-Sample Tracking\Root Biomass\2-CO2xN (2 m) Root Ingrowth Tracking.xls</w:t>
        </w:r>
      </w:hyperlink>
    </w:p>
    <w:p w14:paraId="74C7E5E1" w14:textId="503BBEAE" w:rsidR="000F229A" w:rsidRDefault="000F229A">
      <w:pPr>
        <w:ind w:left="720"/>
        <w:rPr>
          <w:rFonts w:cstheme="minorHAnsi"/>
          <w:color w:val="222222"/>
          <w:sz w:val="24"/>
          <w:szCs w:val="24"/>
          <w:shd w:val="clear" w:color="auto" w:fill="FFFFFF"/>
        </w:rPr>
      </w:pPr>
      <w:proofErr w:type="spellStart"/>
      <w:r>
        <w:rPr>
          <w:rFonts w:cstheme="minorHAnsi"/>
          <w:color w:val="222222"/>
          <w:sz w:val="24"/>
          <w:szCs w:val="24"/>
          <w:shd w:val="clear" w:color="auto" w:fill="FFFFFF"/>
        </w:rPr>
        <w:t>Phrag</w:t>
      </w:r>
      <w:proofErr w:type="spellEnd"/>
      <w:r>
        <w:rPr>
          <w:rFonts w:cstheme="minorHAnsi"/>
          <w:color w:val="222222"/>
          <w:sz w:val="24"/>
          <w:szCs w:val="24"/>
          <w:shd w:val="clear" w:color="auto" w:fill="FFFFFF"/>
        </w:rPr>
        <w:t>:</w:t>
      </w:r>
      <w:r w:rsidR="00FC1B3F">
        <w:rPr>
          <w:rFonts w:cstheme="minorHAnsi"/>
          <w:color w:val="222222"/>
          <w:sz w:val="24"/>
          <w:szCs w:val="24"/>
          <w:shd w:val="clear" w:color="auto" w:fill="FFFFFF"/>
        </w:rPr>
        <w:t xml:space="preserve"> </w:t>
      </w:r>
      <w:hyperlink r:id="rId15" w:history="1">
        <w:r w:rsidR="00FE68F7">
          <w:rPr>
            <w:rStyle w:val="Hyperlink"/>
            <w:rFonts w:cstheme="minorHAnsi"/>
            <w:sz w:val="24"/>
            <w:szCs w:val="24"/>
            <w:shd w:val="clear" w:color="auto" w:fill="FFFFFF"/>
          </w:rPr>
          <w:t>S:</w:t>
        </w:r>
        <w:r w:rsidR="00FE68F7" w:rsidRPr="003B3435">
          <w:rPr>
            <w:rStyle w:val="Hyperlink"/>
            <w:rFonts w:cstheme="minorHAnsi"/>
            <w:sz w:val="24"/>
            <w:szCs w:val="24"/>
            <w:shd w:val="clear" w:color="auto" w:fill="FFFFFF"/>
          </w:rPr>
          <w:t>\Biogeochemistry\GCREW\0-GCREW-Wide Data\1-Sample Tracking\Root Biomass\3-Phragmites Root Ingrowth Tracking.xls</w:t>
        </w:r>
      </w:hyperlink>
    </w:p>
    <w:p w14:paraId="5A4924EA" w14:textId="1F0F0AF5" w:rsidR="000F229A" w:rsidRDefault="000F229A">
      <w:pPr>
        <w:ind w:left="720"/>
        <w:rPr>
          <w:ins w:id="13" w:author="Walsh, Vanessa" w:date="2026-02-20T08:51:00Z" w16du:dateUtc="2026-02-20T13:51:00Z"/>
        </w:rPr>
      </w:pPr>
      <w:r>
        <w:rPr>
          <w:rFonts w:cstheme="minorHAnsi"/>
          <w:color w:val="222222"/>
          <w:sz w:val="24"/>
          <w:szCs w:val="24"/>
          <w:shd w:val="clear" w:color="auto" w:fill="FFFFFF"/>
        </w:rPr>
        <w:t>SMARTX:</w:t>
      </w:r>
      <w:r w:rsidR="00FC1B3F">
        <w:rPr>
          <w:rFonts w:cstheme="minorHAnsi"/>
          <w:color w:val="222222"/>
          <w:sz w:val="24"/>
          <w:szCs w:val="24"/>
          <w:shd w:val="clear" w:color="auto" w:fill="FFFFFF"/>
        </w:rPr>
        <w:t xml:space="preserve"> </w:t>
      </w:r>
      <w:hyperlink r:id="rId16" w:history="1">
        <w:r w:rsidR="00FE68F7">
          <w:rPr>
            <w:rStyle w:val="Hyperlink"/>
            <w:rFonts w:cstheme="minorHAnsi"/>
            <w:sz w:val="24"/>
            <w:szCs w:val="24"/>
            <w:shd w:val="clear" w:color="auto" w:fill="FFFFFF"/>
          </w:rPr>
          <w:t>S:</w:t>
        </w:r>
        <w:r w:rsidR="00FE68F7" w:rsidRPr="003B3435">
          <w:rPr>
            <w:rStyle w:val="Hyperlink"/>
            <w:rFonts w:cstheme="minorHAnsi"/>
            <w:sz w:val="24"/>
            <w:szCs w:val="24"/>
            <w:shd w:val="clear" w:color="auto" w:fill="FFFFFF"/>
          </w:rPr>
          <w:t>\Biogeochemistry\GCREW\0-GCREW-Wide Data\1-Sample Tracking\Root Biomass\4-SMARTX Root Ingrowth Tracking.xls</w:t>
        </w:r>
      </w:hyperlink>
    </w:p>
    <w:p w14:paraId="28E12E78" w14:textId="77777777" w:rsidR="007C5750" w:rsidRDefault="007C5750">
      <w:pPr>
        <w:ind w:left="720"/>
        <w:rPr>
          <w:rFonts w:cstheme="minorHAnsi"/>
          <w:color w:val="222222"/>
          <w:sz w:val="24"/>
          <w:szCs w:val="24"/>
          <w:shd w:val="clear" w:color="auto" w:fill="FFFFFF"/>
        </w:rPr>
      </w:pPr>
    </w:p>
    <w:p w14:paraId="3E3B66CB" w14:textId="6FCF08A6" w:rsidR="007C5750" w:rsidRDefault="00491047" w:rsidP="007C5750">
      <w:pPr>
        <w:pStyle w:val="CommentText"/>
        <w:rPr>
          <w:sz w:val="24"/>
          <w:szCs w:val="24"/>
        </w:rPr>
      </w:pPr>
      <w:r w:rsidRPr="00D20A60">
        <w:rPr>
          <w:noProof/>
          <w:sz w:val="24"/>
          <w:szCs w:val="24"/>
        </w:rPr>
        <w:t>Before you begin washing roots, make the SERC community aware that our Lab will be using Mathias Room 1029 for an extended period of time and give them an estimated time frame.</w:t>
      </w:r>
      <w:r w:rsidR="00EB4240" w:rsidRPr="00815196">
        <w:rPr>
          <w:noProof/>
          <w:sz w:val="24"/>
          <w:szCs w:val="24"/>
        </w:rPr>
        <w:t xml:space="preserve"> </w:t>
      </w:r>
      <w:r w:rsidR="00B66BDA" w:rsidRPr="00815196">
        <w:rPr>
          <w:sz w:val="24"/>
          <w:szCs w:val="24"/>
        </w:rPr>
        <w:t xml:space="preserve">This will allow you to work out any conflicts with using this space prior to starting. Create a sign using the template on the next page. </w:t>
      </w:r>
      <w:r w:rsidR="000357E9" w:rsidRPr="00815196">
        <w:rPr>
          <w:sz w:val="24"/>
          <w:szCs w:val="24"/>
        </w:rPr>
        <w:t xml:space="preserve">This </w:t>
      </w:r>
      <w:r w:rsidRPr="00815196">
        <w:rPr>
          <w:sz w:val="24"/>
          <w:szCs w:val="24"/>
        </w:rPr>
        <w:t xml:space="preserve">should </w:t>
      </w:r>
      <w:del w:id="14" w:author="Walsh, Vanessa" w:date="2026-02-19T07:47:00Z" w16du:dateUtc="2026-02-19T12:47:00Z">
        <w:r w:rsidR="000357E9" w:rsidRPr="00815196" w:rsidDel="00BC752D">
          <w:rPr>
            <w:sz w:val="24"/>
            <w:szCs w:val="24"/>
          </w:rPr>
          <w:delText xml:space="preserve"> </w:delText>
        </w:r>
      </w:del>
      <w:r w:rsidR="000357E9" w:rsidRPr="00815196">
        <w:rPr>
          <w:sz w:val="24"/>
          <w:szCs w:val="24"/>
        </w:rPr>
        <w:t>be printed</w:t>
      </w:r>
      <w:r w:rsidR="00EC6C5B" w:rsidRPr="00815196">
        <w:rPr>
          <w:sz w:val="24"/>
          <w:szCs w:val="24"/>
        </w:rPr>
        <w:t xml:space="preserve"> and</w:t>
      </w:r>
      <w:r w:rsidR="000357E9" w:rsidRPr="00815196">
        <w:rPr>
          <w:sz w:val="24"/>
          <w:szCs w:val="24"/>
        </w:rPr>
        <w:t xml:space="preserve"> </w:t>
      </w:r>
      <w:r w:rsidR="00EC6C5B" w:rsidRPr="00815196">
        <w:rPr>
          <w:sz w:val="24"/>
          <w:szCs w:val="24"/>
        </w:rPr>
        <w:t>hung</w:t>
      </w:r>
      <w:r w:rsidR="000357E9" w:rsidRPr="00815196">
        <w:rPr>
          <w:sz w:val="24"/>
          <w:szCs w:val="24"/>
        </w:rPr>
        <w:t xml:space="preserve"> on the entrance door and above each sink. </w:t>
      </w:r>
      <w:r w:rsidR="00B66BDA" w:rsidRPr="00815196">
        <w:rPr>
          <w:sz w:val="24"/>
          <w:szCs w:val="24"/>
        </w:rPr>
        <w:t xml:space="preserve"> At least one sink should be emptied and cleaned at the end of each day in case it is needed by someone else</w:t>
      </w:r>
      <w:r w:rsidR="007C5750">
        <w:rPr>
          <w:sz w:val="24"/>
          <w:szCs w:val="24"/>
        </w:rPr>
        <w:t>.</w:t>
      </w:r>
    </w:p>
    <w:p w14:paraId="5E0B2B8D" w14:textId="77777777" w:rsidR="007C5750" w:rsidRDefault="007C5750">
      <w:pPr>
        <w:rPr>
          <w:sz w:val="24"/>
          <w:szCs w:val="24"/>
        </w:rPr>
      </w:pPr>
      <w:r>
        <w:rPr>
          <w:sz w:val="24"/>
          <w:szCs w:val="24"/>
        </w:rPr>
        <w:br w:type="page"/>
      </w:r>
    </w:p>
    <w:p w14:paraId="1BE86804" w14:textId="527E9AF3" w:rsidR="00E4233E" w:rsidRPr="007C5750" w:rsidRDefault="00E4233E" w:rsidP="007C5750">
      <w:pPr>
        <w:pStyle w:val="Heading1"/>
        <w:rPr>
          <w:sz w:val="24"/>
          <w:szCs w:val="24"/>
        </w:rPr>
      </w:pPr>
      <w:bookmarkStart w:id="15" w:name="_Toc222470312"/>
      <w:r>
        <w:lastRenderedPageBreak/>
        <w:t>Sink Reservation Sign</w:t>
      </w:r>
      <w:bookmarkEnd w:id="15"/>
    </w:p>
    <w:p w14:paraId="37E08960" w14:textId="71170A05" w:rsidR="009C0D46" w:rsidRPr="0031468A" w:rsidRDefault="009C0D46" w:rsidP="009C0D46">
      <w:pPr>
        <w:jc w:val="center"/>
        <w:rPr>
          <w:color w:val="FF0000"/>
          <w:sz w:val="144"/>
          <w:szCs w:val="144"/>
        </w:rPr>
      </w:pPr>
      <w:r w:rsidRPr="0031468A">
        <w:rPr>
          <w:color w:val="FF0000"/>
          <w:sz w:val="144"/>
          <w:szCs w:val="144"/>
        </w:rPr>
        <w:t>Reserved</w:t>
      </w:r>
    </w:p>
    <w:p w14:paraId="3C02EF22" w14:textId="77777777" w:rsidR="009C0D46" w:rsidRDefault="009C0D46" w:rsidP="009C0D46">
      <w:pPr>
        <w:jc w:val="center"/>
      </w:pPr>
    </w:p>
    <w:p w14:paraId="579CBB39" w14:textId="77777777" w:rsidR="009C0D46" w:rsidRPr="0031468A" w:rsidRDefault="009C0D46" w:rsidP="009C0D46">
      <w:pPr>
        <w:jc w:val="center"/>
        <w:rPr>
          <w:b/>
          <w:sz w:val="48"/>
          <w:szCs w:val="48"/>
        </w:rPr>
      </w:pPr>
      <w:r>
        <w:rPr>
          <w:b/>
          <w:sz w:val="48"/>
          <w:szCs w:val="48"/>
        </w:rPr>
        <w:t>[start date]</w:t>
      </w:r>
      <w:r w:rsidRPr="0031468A">
        <w:rPr>
          <w:b/>
          <w:sz w:val="48"/>
          <w:szCs w:val="48"/>
        </w:rPr>
        <w:t xml:space="preserve"> </w:t>
      </w:r>
      <w:r>
        <w:rPr>
          <w:b/>
          <w:sz w:val="48"/>
          <w:szCs w:val="48"/>
        </w:rPr>
        <w:t>–</w:t>
      </w:r>
      <w:r w:rsidRPr="0031468A">
        <w:rPr>
          <w:b/>
          <w:sz w:val="48"/>
          <w:szCs w:val="48"/>
        </w:rPr>
        <w:t xml:space="preserve"> </w:t>
      </w:r>
      <w:r>
        <w:rPr>
          <w:b/>
          <w:sz w:val="48"/>
          <w:szCs w:val="48"/>
        </w:rPr>
        <w:t>[estimated end date]</w:t>
      </w:r>
    </w:p>
    <w:p w14:paraId="32C76BAD" w14:textId="77777777" w:rsidR="009C0D46" w:rsidRDefault="009C0D46" w:rsidP="009C0D46"/>
    <w:p w14:paraId="277A89E4" w14:textId="77777777" w:rsidR="009C0D46" w:rsidRDefault="009C0D46" w:rsidP="009C0D46">
      <w:pPr>
        <w:jc w:val="center"/>
        <w:rPr>
          <w:sz w:val="36"/>
          <w:szCs w:val="36"/>
        </w:rPr>
      </w:pPr>
      <w:r>
        <w:rPr>
          <w:sz w:val="36"/>
          <w:szCs w:val="36"/>
        </w:rPr>
        <w:t>While we process our annual root biomass, t</w:t>
      </w:r>
      <w:r w:rsidRPr="0031468A">
        <w:rPr>
          <w:sz w:val="36"/>
          <w:szCs w:val="36"/>
        </w:rPr>
        <w:t>he Bio</w:t>
      </w:r>
      <w:r>
        <w:rPr>
          <w:sz w:val="36"/>
          <w:szCs w:val="36"/>
        </w:rPr>
        <w:t>g</w:t>
      </w:r>
      <w:r w:rsidRPr="0031468A">
        <w:rPr>
          <w:sz w:val="36"/>
          <w:szCs w:val="36"/>
        </w:rPr>
        <w:t>eo</w:t>
      </w:r>
      <w:r>
        <w:rPr>
          <w:sz w:val="36"/>
          <w:szCs w:val="36"/>
        </w:rPr>
        <w:t>c</w:t>
      </w:r>
      <w:r w:rsidRPr="0031468A">
        <w:rPr>
          <w:sz w:val="36"/>
          <w:szCs w:val="36"/>
        </w:rPr>
        <w:t>hem</w:t>
      </w:r>
      <w:r>
        <w:rPr>
          <w:sz w:val="36"/>
          <w:szCs w:val="36"/>
        </w:rPr>
        <w:t>istry</w:t>
      </w:r>
      <w:r w:rsidRPr="0031468A">
        <w:rPr>
          <w:sz w:val="36"/>
          <w:szCs w:val="36"/>
        </w:rPr>
        <w:t xml:space="preserve"> Lab will be using both sinks daily.</w:t>
      </w:r>
    </w:p>
    <w:p w14:paraId="2308B297" w14:textId="77777777" w:rsidR="009C0D46" w:rsidRDefault="009C0D46" w:rsidP="009C0D46">
      <w:pPr>
        <w:jc w:val="center"/>
        <w:rPr>
          <w:sz w:val="36"/>
          <w:szCs w:val="36"/>
        </w:rPr>
      </w:pPr>
      <w:r w:rsidRPr="0031468A">
        <w:rPr>
          <w:sz w:val="36"/>
          <w:szCs w:val="36"/>
        </w:rPr>
        <w:t xml:space="preserve">We </w:t>
      </w:r>
      <w:r>
        <w:rPr>
          <w:sz w:val="36"/>
          <w:szCs w:val="36"/>
        </w:rPr>
        <w:t>will</w:t>
      </w:r>
      <w:r w:rsidRPr="0031468A">
        <w:rPr>
          <w:sz w:val="36"/>
          <w:szCs w:val="36"/>
        </w:rPr>
        <w:t xml:space="preserve"> </w:t>
      </w:r>
      <w:r>
        <w:rPr>
          <w:sz w:val="36"/>
          <w:szCs w:val="36"/>
        </w:rPr>
        <w:t>make sure at least one sink is clean at</w:t>
      </w:r>
      <w:r w:rsidRPr="0031468A">
        <w:rPr>
          <w:sz w:val="36"/>
          <w:szCs w:val="36"/>
        </w:rPr>
        <w:t xml:space="preserve"> the end of each workday so we can quickly make </w:t>
      </w:r>
      <w:proofErr w:type="gramStart"/>
      <w:r w:rsidRPr="0031468A">
        <w:rPr>
          <w:sz w:val="36"/>
          <w:szCs w:val="36"/>
        </w:rPr>
        <w:t>accommodations</w:t>
      </w:r>
      <w:proofErr w:type="gramEnd"/>
      <w:r w:rsidRPr="0031468A">
        <w:rPr>
          <w:sz w:val="36"/>
          <w:szCs w:val="36"/>
        </w:rPr>
        <w:t xml:space="preserve"> for anyone who </w:t>
      </w:r>
      <w:r>
        <w:rPr>
          <w:sz w:val="36"/>
          <w:szCs w:val="36"/>
        </w:rPr>
        <w:t xml:space="preserve">may need </w:t>
      </w:r>
      <w:r w:rsidRPr="0031468A">
        <w:rPr>
          <w:sz w:val="36"/>
          <w:szCs w:val="36"/>
        </w:rPr>
        <w:t>to use a sink during this period.</w:t>
      </w:r>
    </w:p>
    <w:p w14:paraId="1FB81EA1" w14:textId="77777777" w:rsidR="009C0D46" w:rsidRDefault="009C0D46" w:rsidP="009C0D46">
      <w:pPr>
        <w:jc w:val="center"/>
        <w:rPr>
          <w:sz w:val="36"/>
          <w:szCs w:val="36"/>
        </w:rPr>
      </w:pPr>
      <w:r w:rsidRPr="0031468A">
        <w:rPr>
          <w:sz w:val="36"/>
          <w:szCs w:val="36"/>
        </w:rPr>
        <w:t xml:space="preserve">If you </w:t>
      </w:r>
      <w:r>
        <w:rPr>
          <w:sz w:val="36"/>
          <w:szCs w:val="36"/>
        </w:rPr>
        <w:t xml:space="preserve">would like to reserve time at a sediment sink during this timeframe, or </w:t>
      </w:r>
      <w:r w:rsidRPr="0031468A">
        <w:rPr>
          <w:sz w:val="36"/>
          <w:szCs w:val="36"/>
        </w:rPr>
        <w:t>have any questions</w:t>
      </w:r>
      <w:r>
        <w:rPr>
          <w:sz w:val="36"/>
          <w:szCs w:val="36"/>
        </w:rPr>
        <w:t>,</w:t>
      </w:r>
      <w:r w:rsidRPr="0031468A">
        <w:rPr>
          <w:sz w:val="36"/>
          <w:szCs w:val="36"/>
        </w:rPr>
        <w:t xml:space="preserve"> please contact</w:t>
      </w:r>
      <w:r>
        <w:rPr>
          <w:sz w:val="36"/>
          <w:szCs w:val="36"/>
        </w:rPr>
        <w:t>:</w:t>
      </w:r>
    </w:p>
    <w:p w14:paraId="757BBCCF" w14:textId="77777777" w:rsidR="009C0D46" w:rsidRDefault="009C0D46" w:rsidP="009C0D46">
      <w:pPr>
        <w:jc w:val="center"/>
        <w:rPr>
          <w:rStyle w:val="Hyperlink"/>
          <w:sz w:val="36"/>
          <w:szCs w:val="36"/>
        </w:rPr>
      </w:pPr>
      <w:r>
        <w:rPr>
          <w:sz w:val="36"/>
          <w:szCs w:val="36"/>
        </w:rPr>
        <w:t>And</w:t>
      </w:r>
      <w:r w:rsidRPr="0031468A">
        <w:rPr>
          <w:sz w:val="36"/>
          <w:szCs w:val="36"/>
        </w:rPr>
        <w:t>rew Peresta x22446</w:t>
      </w:r>
      <w:r>
        <w:rPr>
          <w:sz w:val="36"/>
          <w:szCs w:val="36"/>
        </w:rPr>
        <w:t xml:space="preserve"> </w:t>
      </w:r>
      <w:hyperlink r:id="rId17" w:history="1">
        <w:r w:rsidRPr="00AB50E5">
          <w:rPr>
            <w:rStyle w:val="Hyperlink"/>
            <w:sz w:val="36"/>
            <w:szCs w:val="36"/>
          </w:rPr>
          <w:t>perestaa@si.edu</w:t>
        </w:r>
      </w:hyperlink>
    </w:p>
    <w:p w14:paraId="2707457D" w14:textId="77777777" w:rsidR="009C0D46" w:rsidRDefault="009C0D46" w:rsidP="009C0D46">
      <w:pPr>
        <w:jc w:val="center"/>
        <w:rPr>
          <w:sz w:val="36"/>
          <w:szCs w:val="36"/>
        </w:rPr>
      </w:pPr>
      <w:r>
        <w:rPr>
          <w:sz w:val="36"/>
          <w:szCs w:val="36"/>
        </w:rPr>
        <w:t>or</w:t>
      </w:r>
    </w:p>
    <w:p w14:paraId="5D01A2A7" w14:textId="6E05B75B" w:rsidR="009C0D46" w:rsidRDefault="00FD7312" w:rsidP="009C0D46">
      <w:pPr>
        <w:jc w:val="center"/>
        <w:rPr>
          <w:rStyle w:val="Hyperlink"/>
          <w:sz w:val="36"/>
          <w:szCs w:val="36"/>
        </w:rPr>
      </w:pPr>
      <w:r>
        <w:rPr>
          <w:sz w:val="36"/>
          <w:szCs w:val="36"/>
        </w:rPr>
        <w:t>Victoria Ellis</w:t>
      </w:r>
      <w:r w:rsidR="009C0D46" w:rsidRPr="0031468A">
        <w:rPr>
          <w:sz w:val="36"/>
          <w:szCs w:val="36"/>
        </w:rPr>
        <w:t xml:space="preserve"> x22</w:t>
      </w:r>
      <w:r w:rsidR="009C0D46">
        <w:rPr>
          <w:sz w:val="36"/>
          <w:szCs w:val="36"/>
        </w:rPr>
        <w:t xml:space="preserve">257 </w:t>
      </w:r>
      <w:hyperlink r:id="rId18" w:history="1">
        <w:r w:rsidRPr="006B739F">
          <w:rPr>
            <w:rStyle w:val="Hyperlink"/>
            <w:sz w:val="36"/>
            <w:szCs w:val="36"/>
          </w:rPr>
          <w:t>ellisv@si.edu</w:t>
        </w:r>
      </w:hyperlink>
      <w:r>
        <w:rPr>
          <w:sz w:val="36"/>
          <w:szCs w:val="36"/>
        </w:rPr>
        <w:t xml:space="preserve"> </w:t>
      </w:r>
    </w:p>
    <w:p w14:paraId="2F157E9D" w14:textId="77777777" w:rsidR="00A42A13" w:rsidRDefault="00A42A13" w:rsidP="00F66059">
      <w:pPr>
        <w:jc w:val="both"/>
        <w:rPr>
          <w:sz w:val="36"/>
          <w:szCs w:val="36"/>
        </w:rPr>
      </w:pPr>
    </w:p>
    <w:p w14:paraId="1AEF0F0C" w14:textId="77777777" w:rsidR="005D1EC5" w:rsidRDefault="005D1EC5">
      <w:pPr>
        <w:rPr>
          <w:ins w:id="16" w:author="Walsh, Vanessa" w:date="2026-02-18T15:10:00Z" w16du:dateUtc="2026-02-18T20:10:00Z"/>
          <w:rFonts w:eastAsiaTheme="majorEastAsia" w:cstheme="majorBidi"/>
          <w:b/>
          <w:color w:val="000000" w:themeColor="text1"/>
          <w:sz w:val="36"/>
          <w:szCs w:val="40"/>
        </w:rPr>
      </w:pPr>
      <w:bookmarkStart w:id="17" w:name="_Root_Washing_Methods"/>
      <w:bookmarkEnd w:id="17"/>
      <w:ins w:id="18" w:author="Walsh, Vanessa" w:date="2026-02-18T15:10:00Z" w16du:dateUtc="2026-02-18T20:10:00Z">
        <w:r>
          <w:rPr>
            <w:sz w:val="36"/>
            <w:szCs w:val="40"/>
          </w:rPr>
          <w:br w:type="page"/>
        </w:r>
      </w:ins>
    </w:p>
    <w:p w14:paraId="465012DF" w14:textId="1043FA89" w:rsidR="00BB4731" w:rsidRPr="004B5ABA" w:rsidRDefault="00931BAA" w:rsidP="00E269DA">
      <w:pPr>
        <w:pStyle w:val="Heading1"/>
        <w:rPr>
          <w:sz w:val="36"/>
          <w:szCs w:val="40"/>
        </w:rPr>
      </w:pPr>
      <w:bookmarkStart w:id="19" w:name="_Toc222470313"/>
      <w:r w:rsidRPr="004B5ABA">
        <w:rPr>
          <w:sz w:val="36"/>
          <w:szCs w:val="40"/>
        </w:rPr>
        <w:lastRenderedPageBreak/>
        <w:t xml:space="preserve">Root Washing </w:t>
      </w:r>
      <w:r w:rsidR="000357E9" w:rsidRPr="004B5ABA">
        <w:rPr>
          <w:sz w:val="36"/>
          <w:szCs w:val="40"/>
        </w:rPr>
        <w:t>Methods</w:t>
      </w:r>
      <w:bookmarkEnd w:id="19"/>
      <w:r w:rsidR="000357E9" w:rsidRPr="004B5ABA">
        <w:rPr>
          <w:sz w:val="36"/>
          <w:szCs w:val="40"/>
        </w:rPr>
        <w:t xml:space="preserve"> </w:t>
      </w:r>
    </w:p>
    <w:p w14:paraId="2292E916" w14:textId="03E85087" w:rsidR="000F229A" w:rsidRDefault="00F96479" w:rsidP="000D3002">
      <w:pPr>
        <w:rPr>
          <w:ins w:id="20" w:author="Walsh, Vanessa" w:date="2026-02-19T07:47:00Z" w16du:dateUtc="2026-02-19T12:47:00Z"/>
          <w:bCs/>
          <w:sz w:val="24"/>
          <w:szCs w:val="24"/>
        </w:rPr>
      </w:pPr>
      <w:r w:rsidRPr="00815196">
        <w:rPr>
          <w:bCs/>
          <w:sz w:val="24"/>
          <w:szCs w:val="24"/>
        </w:rPr>
        <w:t xml:space="preserve">There are only </w:t>
      </w:r>
      <w:r w:rsidR="00B66BDA" w:rsidRPr="00815196">
        <w:rPr>
          <w:bCs/>
          <w:sz w:val="24"/>
          <w:szCs w:val="24"/>
        </w:rPr>
        <w:t>two</w:t>
      </w:r>
      <w:r w:rsidRPr="00815196">
        <w:rPr>
          <w:bCs/>
          <w:sz w:val="24"/>
          <w:szCs w:val="24"/>
        </w:rPr>
        <w:t xml:space="preserve"> sinks</w:t>
      </w:r>
      <w:r w:rsidR="00AD16FE">
        <w:rPr>
          <w:bCs/>
          <w:sz w:val="24"/>
          <w:szCs w:val="24"/>
        </w:rPr>
        <w:t xml:space="preserve"> in the Mathias Lab that can accept particles of any kind (i.e. sediment sinks). They are </w:t>
      </w:r>
      <w:r w:rsidRPr="00815196">
        <w:rPr>
          <w:bCs/>
          <w:sz w:val="24"/>
          <w:szCs w:val="24"/>
        </w:rPr>
        <w:t xml:space="preserve">both located </w:t>
      </w:r>
      <w:proofErr w:type="gramStart"/>
      <w:r w:rsidRPr="00815196">
        <w:rPr>
          <w:bCs/>
          <w:sz w:val="24"/>
          <w:szCs w:val="24"/>
        </w:rPr>
        <w:t>in</w:t>
      </w:r>
      <w:proofErr w:type="gramEnd"/>
      <w:r w:rsidRPr="00815196">
        <w:rPr>
          <w:bCs/>
          <w:sz w:val="24"/>
          <w:szCs w:val="24"/>
        </w:rPr>
        <w:t xml:space="preserve"> Mathias 1029</w:t>
      </w:r>
      <w:r w:rsidR="00EB4240" w:rsidRPr="00815196">
        <w:rPr>
          <w:bCs/>
          <w:sz w:val="24"/>
          <w:szCs w:val="24"/>
        </w:rPr>
        <w:t xml:space="preserve">. Make sure that you sign </w:t>
      </w:r>
      <w:proofErr w:type="gramStart"/>
      <w:r w:rsidR="00EB4240" w:rsidRPr="00815196">
        <w:rPr>
          <w:bCs/>
          <w:sz w:val="24"/>
          <w:szCs w:val="24"/>
        </w:rPr>
        <w:t>out</w:t>
      </w:r>
      <w:proofErr w:type="gramEnd"/>
      <w:r w:rsidR="00EB4240" w:rsidRPr="00815196">
        <w:rPr>
          <w:bCs/>
          <w:sz w:val="24"/>
          <w:szCs w:val="24"/>
        </w:rPr>
        <w:t xml:space="preserve"> use of this space on </w:t>
      </w:r>
      <w:del w:id="21" w:author="Walsh, Vanessa" w:date="2026-02-19T07:47:00Z" w16du:dateUtc="2026-02-19T12:47:00Z">
        <w:r w:rsidR="00EB4240" w:rsidRPr="00815196" w:rsidDel="00BC752D">
          <w:rPr>
            <w:bCs/>
            <w:sz w:val="24"/>
            <w:szCs w:val="24"/>
          </w:rPr>
          <w:delText>Boo</w:delText>
        </w:r>
        <w:r w:rsidR="007D0EE6" w:rsidDel="00BC752D">
          <w:rPr>
            <w:bCs/>
            <w:sz w:val="24"/>
            <w:szCs w:val="24"/>
          </w:rPr>
          <w:delText>k</w:delText>
        </w:r>
        <w:r w:rsidR="00EB4240" w:rsidRPr="00815196" w:rsidDel="00BC752D">
          <w:rPr>
            <w:bCs/>
            <w:sz w:val="24"/>
            <w:szCs w:val="24"/>
          </w:rPr>
          <w:delText xml:space="preserve">kit </w:delText>
        </w:r>
      </w:del>
      <w:proofErr w:type="spellStart"/>
      <w:ins w:id="22" w:author="Walsh, Vanessa" w:date="2026-02-19T07:47:00Z" w16du:dateUtc="2026-02-19T12:47:00Z">
        <w:r w:rsidR="00BC752D">
          <w:rPr>
            <w:bCs/>
            <w:sz w:val="24"/>
            <w:szCs w:val="24"/>
          </w:rPr>
          <w:t>ClusterMarket</w:t>
        </w:r>
        <w:proofErr w:type="spellEnd"/>
        <w:r w:rsidR="00BC752D" w:rsidRPr="00815196">
          <w:rPr>
            <w:bCs/>
            <w:sz w:val="24"/>
            <w:szCs w:val="24"/>
          </w:rPr>
          <w:t xml:space="preserve"> </w:t>
        </w:r>
      </w:ins>
      <w:r w:rsidR="00EB4240" w:rsidRPr="00815196">
        <w:rPr>
          <w:bCs/>
          <w:sz w:val="24"/>
          <w:szCs w:val="24"/>
        </w:rPr>
        <w:t>prior to your expected day(s) of use.</w:t>
      </w:r>
      <w:r w:rsidRPr="00815196">
        <w:rPr>
          <w:bCs/>
          <w:sz w:val="24"/>
          <w:szCs w:val="24"/>
        </w:rPr>
        <w:t xml:space="preserve"> </w:t>
      </w:r>
    </w:p>
    <w:p w14:paraId="42B7D300" w14:textId="27BC653F" w:rsidR="00BC752D" w:rsidRDefault="00BC752D" w:rsidP="000D3002">
      <w:pPr>
        <w:rPr>
          <w:bCs/>
          <w:sz w:val="24"/>
          <w:szCs w:val="24"/>
        </w:rPr>
      </w:pPr>
      <w:ins w:id="23" w:author="Walsh, Vanessa" w:date="2026-02-19T07:47:00Z" w16du:dateUtc="2026-02-19T12:47:00Z">
        <w:r w:rsidRPr="00BC752D">
          <w:rPr>
            <w:bCs/>
            <w:sz w:val="24"/>
            <w:szCs w:val="24"/>
          </w:rPr>
          <w:t>https://app.clustermarket.com/homepage?tab=calendar</w:t>
        </w:r>
      </w:ins>
    </w:p>
    <w:p w14:paraId="3D79E547" w14:textId="37B0F5C0" w:rsidR="000F229A" w:rsidRPr="00815196" w:rsidRDefault="000F229A" w:rsidP="000F229A">
      <w:pPr>
        <w:jc w:val="both"/>
        <w:rPr>
          <w:rFonts w:cstheme="minorHAnsi"/>
          <w:sz w:val="24"/>
          <w:szCs w:val="24"/>
        </w:rPr>
      </w:pPr>
      <w:r>
        <w:rPr>
          <w:rFonts w:cstheme="minorHAnsi"/>
          <w:color w:val="222222"/>
          <w:sz w:val="24"/>
          <w:szCs w:val="24"/>
          <w:shd w:val="clear" w:color="auto" w:fill="FFFFFF"/>
        </w:rPr>
        <w:t>The</w:t>
      </w:r>
      <w:r w:rsidRPr="00815196">
        <w:rPr>
          <w:rFonts w:cstheme="minorHAnsi"/>
          <w:color w:val="222222"/>
          <w:sz w:val="24"/>
          <w:szCs w:val="24"/>
          <w:shd w:val="clear" w:color="auto" w:fill="FFFFFF"/>
        </w:rPr>
        <w:t xml:space="preserve"> root washing process </w:t>
      </w:r>
      <w:r>
        <w:rPr>
          <w:rFonts w:cstheme="minorHAnsi"/>
          <w:color w:val="222222"/>
          <w:sz w:val="24"/>
          <w:szCs w:val="24"/>
          <w:shd w:val="clear" w:color="auto" w:fill="FFFFFF"/>
        </w:rPr>
        <w:t>is</w:t>
      </w:r>
      <w:r w:rsidRPr="00815196">
        <w:rPr>
          <w:rFonts w:cstheme="minorHAnsi"/>
          <w:color w:val="222222"/>
          <w:sz w:val="24"/>
          <w:szCs w:val="24"/>
          <w:shd w:val="clear" w:color="auto" w:fill="FFFFFF"/>
        </w:rPr>
        <w:t xml:space="preserve"> easie</w:t>
      </w:r>
      <w:r w:rsidR="00AD16FE">
        <w:rPr>
          <w:rFonts w:cstheme="minorHAnsi"/>
          <w:color w:val="222222"/>
          <w:sz w:val="24"/>
          <w:szCs w:val="24"/>
          <w:shd w:val="clear" w:color="auto" w:fill="FFFFFF"/>
        </w:rPr>
        <w:t>st</w:t>
      </w:r>
      <w:r w:rsidRPr="00815196">
        <w:rPr>
          <w:rFonts w:cstheme="minorHAnsi"/>
          <w:color w:val="222222"/>
          <w:sz w:val="24"/>
          <w:szCs w:val="24"/>
          <w:shd w:val="clear" w:color="auto" w:fill="FFFFFF"/>
        </w:rPr>
        <w:t xml:space="preserve"> to understand visually</w:t>
      </w:r>
      <w:r w:rsidR="00AD16FE">
        <w:rPr>
          <w:rFonts w:cstheme="minorHAnsi"/>
          <w:color w:val="222222"/>
          <w:sz w:val="24"/>
          <w:szCs w:val="24"/>
          <w:shd w:val="clear" w:color="auto" w:fill="FFFFFF"/>
        </w:rPr>
        <w:t xml:space="preserve"> so </w:t>
      </w:r>
      <w:r w:rsidRPr="00815196">
        <w:rPr>
          <w:rFonts w:cstheme="minorHAnsi"/>
          <w:color w:val="222222"/>
          <w:sz w:val="24"/>
          <w:szCs w:val="24"/>
          <w:shd w:val="clear" w:color="auto" w:fill="FFFFFF"/>
        </w:rPr>
        <w:t xml:space="preserve">we’ve created a video that can be streamed on YouTube. Although the video does a good job explaining the process for which root cores are washed, there are strategies, best practices, and variables that make each experiment different from one another. </w:t>
      </w:r>
    </w:p>
    <w:p w14:paraId="6195736C" w14:textId="63C3FFFF" w:rsidR="000F229A" w:rsidRPr="000F229A" w:rsidRDefault="000F229A" w:rsidP="000D3002">
      <w:pPr>
        <w:rPr>
          <w:color w:val="0000FF"/>
          <w:sz w:val="24"/>
          <w:szCs w:val="24"/>
          <w:u w:val="single"/>
        </w:rPr>
      </w:pPr>
      <w:r w:rsidRPr="00815196">
        <w:rPr>
          <w:b/>
          <w:sz w:val="24"/>
          <w:szCs w:val="24"/>
        </w:rPr>
        <w:t>The video link for root core washing</w:t>
      </w:r>
      <w:r w:rsidR="00562E67">
        <w:rPr>
          <w:b/>
          <w:sz w:val="24"/>
          <w:szCs w:val="24"/>
        </w:rPr>
        <w:t>:</w:t>
      </w:r>
      <w:r w:rsidRPr="00815196">
        <w:rPr>
          <w:b/>
          <w:sz w:val="24"/>
          <w:szCs w:val="24"/>
        </w:rPr>
        <w:t xml:space="preserve">  </w:t>
      </w:r>
      <w:hyperlink r:id="rId19" w:history="1">
        <w:r w:rsidRPr="00815196">
          <w:rPr>
            <w:rStyle w:val="Hyperlink"/>
            <w:sz w:val="24"/>
            <w:szCs w:val="24"/>
          </w:rPr>
          <w:t>https://www.youtube.com/watch?v=IX_sEKwUw7c</w:t>
        </w:r>
      </w:hyperlink>
    </w:p>
    <w:p w14:paraId="0736A18A" w14:textId="1E16B8B1" w:rsidR="000F229A" w:rsidRPr="00815196" w:rsidRDefault="00B66BDA" w:rsidP="000D3002">
      <w:pPr>
        <w:rPr>
          <w:bCs/>
          <w:sz w:val="24"/>
          <w:szCs w:val="24"/>
        </w:rPr>
      </w:pPr>
      <w:r w:rsidRPr="00815196">
        <w:rPr>
          <w:bCs/>
          <w:sz w:val="24"/>
          <w:szCs w:val="24"/>
        </w:rPr>
        <w:t xml:space="preserve">A </w:t>
      </w:r>
      <w:r w:rsidR="004F7A98" w:rsidRPr="00815196">
        <w:rPr>
          <w:bCs/>
          <w:sz w:val="24"/>
          <w:szCs w:val="24"/>
        </w:rPr>
        <w:t>three-person</w:t>
      </w:r>
      <w:r w:rsidRPr="00815196">
        <w:rPr>
          <w:bCs/>
          <w:sz w:val="24"/>
          <w:szCs w:val="24"/>
        </w:rPr>
        <w:t xml:space="preserve"> team is recommended. This will allow two people to be </w:t>
      </w:r>
      <w:proofErr w:type="gramStart"/>
      <w:r w:rsidRPr="00815196">
        <w:rPr>
          <w:bCs/>
          <w:sz w:val="24"/>
          <w:szCs w:val="24"/>
        </w:rPr>
        <w:t>washing</w:t>
      </w:r>
      <w:proofErr w:type="gramEnd"/>
      <w:r w:rsidRPr="00815196">
        <w:rPr>
          <w:bCs/>
          <w:sz w:val="24"/>
          <w:szCs w:val="24"/>
        </w:rPr>
        <w:t xml:space="preserve"> while the third is sorting</w:t>
      </w:r>
      <w:r w:rsidR="00AD16FE">
        <w:rPr>
          <w:bCs/>
          <w:sz w:val="24"/>
          <w:szCs w:val="24"/>
        </w:rPr>
        <w:t xml:space="preserve">, </w:t>
      </w:r>
      <w:r w:rsidR="00D031C0" w:rsidRPr="00815196">
        <w:rPr>
          <w:bCs/>
          <w:sz w:val="24"/>
          <w:szCs w:val="24"/>
        </w:rPr>
        <w:t>task rotation to</w:t>
      </w:r>
      <w:r w:rsidR="00AD16FE">
        <w:rPr>
          <w:bCs/>
          <w:sz w:val="24"/>
          <w:szCs w:val="24"/>
        </w:rPr>
        <w:t xml:space="preserve"> </w:t>
      </w:r>
      <w:r w:rsidR="00D031C0" w:rsidRPr="00815196">
        <w:rPr>
          <w:bCs/>
          <w:sz w:val="24"/>
          <w:szCs w:val="24"/>
        </w:rPr>
        <w:t>break</w:t>
      </w:r>
      <w:r w:rsidR="00AD16FE">
        <w:rPr>
          <w:bCs/>
          <w:sz w:val="24"/>
          <w:szCs w:val="24"/>
        </w:rPr>
        <w:t xml:space="preserve"> the monotony</w:t>
      </w:r>
      <w:r w:rsidR="00D031C0" w:rsidRPr="00815196">
        <w:rPr>
          <w:bCs/>
          <w:sz w:val="24"/>
          <w:szCs w:val="24"/>
        </w:rPr>
        <w:t xml:space="preserve">, and </w:t>
      </w:r>
      <w:r w:rsidR="00AD16FE">
        <w:rPr>
          <w:bCs/>
          <w:sz w:val="24"/>
          <w:szCs w:val="24"/>
        </w:rPr>
        <w:t xml:space="preserve">flexibility </w:t>
      </w:r>
      <w:r w:rsidR="00D031C0" w:rsidRPr="00815196">
        <w:rPr>
          <w:bCs/>
          <w:sz w:val="24"/>
          <w:szCs w:val="24"/>
        </w:rPr>
        <w:t>for team member</w:t>
      </w:r>
      <w:r w:rsidR="00AD16FE">
        <w:rPr>
          <w:bCs/>
          <w:sz w:val="24"/>
          <w:szCs w:val="24"/>
        </w:rPr>
        <w:t xml:space="preserve">s to attend to </w:t>
      </w:r>
      <w:r w:rsidR="00D031C0" w:rsidRPr="00815196">
        <w:rPr>
          <w:bCs/>
          <w:sz w:val="24"/>
          <w:szCs w:val="24"/>
        </w:rPr>
        <w:t>any other tasks they may have.</w:t>
      </w:r>
      <w:r w:rsidR="00186512" w:rsidRPr="00815196">
        <w:rPr>
          <w:bCs/>
          <w:sz w:val="24"/>
          <w:szCs w:val="24"/>
        </w:rPr>
        <w:t xml:space="preserve">  A </w:t>
      </w:r>
      <w:r w:rsidR="004F7A98" w:rsidRPr="00815196">
        <w:rPr>
          <w:bCs/>
          <w:sz w:val="24"/>
          <w:szCs w:val="24"/>
        </w:rPr>
        <w:t>two-person</w:t>
      </w:r>
      <w:r w:rsidR="00186512" w:rsidRPr="00815196">
        <w:rPr>
          <w:bCs/>
          <w:sz w:val="24"/>
          <w:szCs w:val="24"/>
        </w:rPr>
        <w:t xml:space="preserve"> team</w:t>
      </w:r>
      <w:r w:rsidR="003C4126" w:rsidRPr="00815196">
        <w:rPr>
          <w:bCs/>
          <w:sz w:val="24"/>
          <w:szCs w:val="24"/>
        </w:rPr>
        <w:t xml:space="preserve"> will also work. </w:t>
      </w:r>
      <w:r w:rsidR="00AD16FE">
        <w:rPr>
          <w:bCs/>
          <w:sz w:val="24"/>
          <w:szCs w:val="24"/>
        </w:rPr>
        <w:t>T</w:t>
      </w:r>
      <w:r w:rsidR="003C4126" w:rsidRPr="00815196">
        <w:rPr>
          <w:bCs/>
          <w:sz w:val="24"/>
          <w:szCs w:val="24"/>
        </w:rPr>
        <w:t>eam members</w:t>
      </w:r>
      <w:r w:rsidR="00186512" w:rsidRPr="00815196">
        <w:rPr>
          <w:bCs/>
          <w:sz w:val="24"/>
          <w:szCs w:val="24"/>
        </w:rPr>
        <w:t xml:space="preserve"> </w:t>
      </w:r>
      <w:r w:rsidR="00AD16FE">
        <w:rPr>
          <w:bCs/>
          <w:sz w:val="24"/>
          <w:szCs w:val="24"/>
        </w:rPr>
        <w:t>sh</w:t>
      </w:r>
      <w:r w:rsidR="00186512" w:rsidRPr="00815196">
        <w:rPr>
          <w:bCs/>
          <w:sz w:val="24"/>
          <w:szCs w:val="24"/>
        </w:rPr>
        <w:t xml:space="preserve">ould </w:t>
      </w:r>
      <w:r w:rsidR="00AD16FE">
        <w:rPr>
          <w:bCs/>
          <w:sz w:val="24"/>
          <w:szCs w:val="24"/>
        </w:rPr>
        <w:t>agree on scheduling and sharing the tasks in a way that makes everyone comfortable and productive</w:t>
      </w:r>
      <w:r w:rsidR="003C4126" w:rsidRPr="00815196">
        <w:rPr>
          <w:bCs/>
          <w:sz w:val="24"/>
          <w:szCs w:val="24"/>
        </w:rPr>
        <w:t>. Suggestions are</w:t>
      </w:r>
      <w:r w:rsidR="00AD16FE">
        <w:rPr>
          <w:bCs/>
          <w:sz w:val="24"/>
          <w:szCs w:val="24"/>
        </w:rPr>
        <w:t>:</w:t>
      </w:r>
      <w:r w:rsidR="003C4126" w:rsidRPr="00815196">
        <w:rPr>
          <w:bCs/>
          <w:sz w:val="24"/>
          <w:szCs w:val="24"/>
        </w:rPr>
        <w:t xml:space="preserve"> </w:t>
      </w:r>
      <w:r w:rsidR="00AD16FE">
        <w:rPr>
          <w:bCs/>
          <w:sz w:val="24"/>
          <w:szCs w:val="24"/>
        </w:rPr>
        <w:t>(</w:t>
      </w:r>
      <w:r w:rsidR="003C4126" w:rsidRPr="00815196">
        <w:rPr>
          <w:bCs/>
          <w:sz w:val="24"/>
          <w:szCs w:val="24"/>
        </w:rPr>
        <w:t xml:space="preserve">1) washing in the morning and sorting in the afternoon </w:t>
      </w:r>
      <w:r w:rsidR="00AD16FE">
        <w:rPr>
          <w:bCs/>
          <w:sz w:val="24"/>
          <w:szCs w:val="24"/>
        </w:rPr>
        <w:t>or</w:t>
      </w:r>
      <w:r w:rsidR="003C4126" w:rsidRPr="00815196">
        <w:rPr>
          <w:bCs/>
          <w:sz w:val="24"/>
          <w:szCs w:val="24"/>
        </w:rPr>
        <w:t xml:space="preserve"> </w:t>
      </w:r>
      <w:r w:rsidR="00AD16FE">
        <w:rPr>
          <w:bCs/>
          <w:sz w:val="24"/>
          <w:szCs w:val="24"/>
        </w:rPr>
        <w:t>(</w:t>
      </w:r>
      <w:r w:rsidR="003C4126" w:rsidRPr="00815196">
        <w:rPr>
          <w:bCs/>
          <w:sz w:val="24"/>
          <w:szCs w:val="24"/>
        </w:rPr>
        <w:t>2) one person wash</w:t>
      </w:r>
      <w:r w:rsidR="00AD16FE">
        <w:rPr>
          <w:bCs/>
          <w:sz w:val="24"/>
          <w:szCs w:val="24"/>
        </w:rPr>
        <w:t>es</w:t>
      </w:r>
      <w:r w:rsidR="003C4126" w:rsidRPr="00815196">
        <w:rPr>
          <w:bCs/>
          <w:sz w:val="24"/>
          <w:szCs w:val="24"/>
        </w:rPr>
        <w:t xml:space="preserve"> while the other is sorting, </w:t>
      </w:r>
      <w:r w:rsidR="00AD16FE">
        <w:rPr>
          <w:bCs/>
          <w:sz w:val="24"/>
          <w:szCs w:val="24"/>
        </w:rPr>
        <w:t>with</w:t>
      </w:r>
      <w:r w:rsidR="003C4126" w:rsidRPr="00815196">
        <w:rPr>
          <w:bCs/>
          <w:sz w:val="24"/>
          <w:szCs w:val="24"/>
        </w:rPr>
        <w:t xml:space="preserve"> occasionally switch</w:t>
      </w:r>
      <w:r w:rsidR="00AD16FE">
        <w:rPr>
          <w:bCs/>
          <w:sz w:val="24"/>
          <w:szCs w:val="24"/>
        </w:rPr>
        <w:t>ing</w:t>
      </w:r>
      <w:r w:rsidR="003C4126" w:rsidRPr="00815196">
        <w:rPr>
          <w:bCs/>
          <w:sz w:val="24"/>
          <w:szCs w:val="24"/>
        </w:rPr>
        <w:t xml:space="preserve"> up to </w:t>
      </w:r>
      <w:r w:rsidR="00AD16FE">
        <w:rPr>
          <w:bCs/>
          <w:sz w:val="24"/>
          <w:szCs w:val="24"/>
        </w:rPr>
        <w:t>break up the monotony.</w:t>
      </w:r>
    </w:p>
    <w:p w14:paraId="08F0DF7D" w14:textId="36E45F5F" w:rsidR="00BB4731" w:rsidRPr="00815196" w:rsidRDefault="00533B08" w:rsidP="000D3002">
      <w:pPr>
        <w:ind w:firstLine="720"/>
        <w:rPr>
          <w:sz w:val="24"/>
          <w:szCs w:val="24"/>
        </w:rPr>
      </w:pPr>
      <w:r w:rsidRPr="00815196">
        <w:rPr>
          <w:b/>
          <w:sz w:val="24"/>
          <w:szCs w:val="24"/>
        </w:rPr>
        <w:t>Materials</w:t>
      </w:r>
      <w:r w:rsidR="00BB4731" w:rsidRPr="00815196">
        <w:rPr>
          <w:b/>
          <w:sz w:val="24"/>
          <w:szCs w:val="24"/>
        </w:rPr>
        <w:t>:</w:t>
      </w:r>
      <w:r w:rsidR="00BB4731" w:rsidRPr="00815196">
        <w:rPr>
          <w:sz w:val="24"/>
          <w:szCs w:val="24"/>
        </w:rPr>
        <w:t xml:space="preserve"> </w:t>
      </w:r>
      <w:r w:rsidR="000D3002" w:rsidRPr="00815196">
        <w:rPr>
          <w:sz w:val="24"/>
          <w:szCs w:val="24"/>
        </w:rPr>
        <w:t>(for 2 root washers)</w:t>
      </w:r>
    </w:p>
    <w:p w14:paraId="1BBA7629" w14:textId="77777777" w:rsidR="00BB4731" w:rsidRPr="00815196" w:rsidRDefault="00BB4731" w:rsidP="000D3002">
      <w:pPr>
        <w:pStyle w:val="ListParagraph"/>
        <w:numPr>
          <w:ilvl w:val="0"/>
          <w:numId w:val="3"/>
        </w:numPr>
        <w:rPr>
          <w:sz w:val="24"/>
          <w:szCs w:val="24"/>
        </w:rPr>
      </w:pPr>
      <w:r w:rsidRPr="00815196">
        <w:rPr>
          <w:sz w:val="24"/>
          <w:szCs w:val="24"/>
        </w:rPr>
        <w:t>Root cores</w:t>
      </w:r>
    </w:p>
    <w:p w14:paraId="5B53BBC4" w14:textId="77777777" w:rsidR="00BB4731" w:rsidRPr="00815196" w:rsidRDefault="00BB4731" w:rsidP="00BB4731">
      <w:pPr>
        <w:pStyle w:val="ListParagraph"/>
        <w:numPr>
          <w:ilvl w:val="0"/>
          <w:numId w:val="3"/>
        </w:numPr>
        <w:rPr>
          <w:sz w:val="24"/>
          <w:szCs w:val="24"/>
        </w:rPr>
      </w:pPr>
      <w:r w:rsidRPr="00815196">
        <w:rPr>
          <w:sz w:val="24"/>
          <w:szCs w:val="24"/>
        </w:rPr>
        <w:t>(</w:t>
      </w:r>
      <w:proofErr w:type="gramStart"/>
      <w:r w:rsidRPr="00815196">
        <w:rPr>
          <w:sz w:val="24"/>
          <w:szCs w:val="24"/>
        </w:rPr>
        <w:t>2) #</w:t>
      </w:r>
      <w:proofErr w:type="gramEnd"/>
      <w:r w:rsidRPr="00815196">
        <w:rPr>
          <w:sz w:val="24"/>
          <w:szCs w:val="24"/>
        </w:rPr>
        <w:t>18 sieves</w:t>
      </w:r>
    </w:p>
    <w:p w14:paraId="365722DF" w14:textId="77777777" w:rsidR="00BB4731" w:rsidRPr="00815196" w:rsidRDefault="00BB4731" w:rsidP="00BB4731">
      <w:pPr>
        <w:pStyle w:val="ListParagraph"/>
        <w:numPr>
          <w:ilvl w:val="0"/>
          <w:numId w:val="3"/>
        </w:numPr>
        <w:rPr>
          <w:b/>
          <w:sz w:val="24"/>
          <w:szCs w:val="24"/>
        </w:rPr>
      </w:pPr>
      <w:r w:rsidRPr="00815196">
        <w:rPr>
          <w:sz w:val="24"/>
          <w:szCs w:val="24"/>
        </w:rPr>
        <w:t>(</w:t>
      </w:r>
      <w:proofErr w:type="gramStart"/>
      <w:r w:rsidRPr="00815196">
        <w:rPr>
          <w:sz w:val="24"/>
          <w:szCs w:val="24"/>
        </w:rPr>
        <w:t>2) #</w:t>
      </w:r>
      <w:proofErr w:type="gramEnd"/>
      <w:r w:rsidRPr="00815196">
        <w:rPr>
          <w:sz w:val="24"/>
          <w:szCs w:val="24"/>
        </w:rPr>
        <w:t xml:space="preserve">10 sieves </w:t>
      </w:r>
    </w:p>
    <w:p w14:paraId="47E1A897" w14:textId="77777777" w:rsidR="00BB4731" w:rsidRPr="00815196" w:rsidRDefault="00BB4731" w:rsidP="00BB4731">
      <w:pPr>
        <w:pStyle w:val="ListParagraph"/>
        <w:numPr>
          <w:ilvl w:val="0"/>
          <w:numId w:val="3"/>
        </w:numPr>
        <w:rPr>
          <w:b/>
          <w:sz w:val="24"/>
          <w:szCs w:val="24"/>
        </w:rPr>
      </w:pPr>
      <w:r w:rsidRPr="00815196">
        <w:rPr>
          <w:sz w:val="24"/>
          <w:szCs w:val="24"/>
        </w:rPr>
        <w:t>(2) plastic bowls dark color</w:t>
      </w:r>
    </w:p>
    <w:p w14:paraId="370D920E" w14:textId="69021534" w:rsidR="00BB4731" w:rsidRPr="00815196" w:rsidRDefault="00BB4731" w:rsidP="00BB4731">
      <w:pPr>
        <w:pStyle w:val="ListParagraph"/>
        <w:numPr>
          <w:ilvl w:val="0"/>
          <w:numId w:val="3"/>
        </w:numPr>
        <w:rPr>
          <w:b/>
          <w:sz w:val="24"/>
          <w:szCs w:val="24"/>
        </w:rPr>
      </w:pPr>
      <w:r w:rsidRPr="00815196">
        <w:rPr>
          <w:sz w:val="24"/>
          <w:szCs w:val="24"/>
        </w:rPr>
        <w:t>(2) tweezers</w:t>
      </w:r>
    </w:p>
    <w:p w14:paraId="5F076D7F" w14:textId="013CC569" w:rsidR="00F96479" w:rsidRPr="00815196" w:rsidRDefault="00F96479" w:rsidP="00BB4731">
      <w:pPr>
        <w:pStyle w:val="ListParagraph"/>
        <w:numPr>
          <w:ilvl w:val="0"/>
          <w:numId w:val="3"/>
        </w:numPr>
        <w:rPr>
          <w:b/>
          <w:sz w:val="24"/>
          <w:szCs w:val="24"/>
        </w:rPr>
      </w:pPr>
      <w:r w:rsidRPr="00815196">
        <w:rPr>
          <w:sz w:val="24"/>
          <w:szCs w:val="24"/>
        </w:rPr>
        <w:t xml:space="preserve">(2) </w:t>
      </w:r>
      <w:r w:rsidR="00F51C00" w:rsidRPr="00815196">
        <w:rPr>
          <w:sz w:val="24"/>
          <w:szCs w:val="24"/>
        </w:rPr>
        <w:t>s</w:t>
      </w:r>
      <w:r w:rsidRPr="00815196">
        <w:rPr>
          <w:sz w:val="24"/>
          <w:szCs w:val="24"/>
        </w:rPr>
        <w:t>cissors</w:t>
      </w:r>
    </w:p>
    <w:p w14:paraId="1EA8FDD4" w14:textId="14517256" w:rsidR="00BB4731" w:rsidRPr="00815196" w:rsidRDefault="00BB4731" w:rsidP="00BB4731">
      <w:pPr>
        <w:pStyle w:val="ListParagraph"/>
        <w:numPr>
          <w:ilvl w:val="0"/>
          <w:numId w:val="3"/>
        </w:numPr>
        <w:rPr>
          <w:b/>
          <w:sz w:val="24"/>
          <w:szCs w:val="24"/>
        </w:rPr>
      </w:pPr>
      <w:r w:rsidRPr="00815196">
        <w:rPr>
          <w:sz w:val="24"/>
          <w:szCs w:val="24"/>
        </w:rPr>
        <w:t>(2) long purple gloves</w:t>
      </w:r>
    </w:p>
    <w:p w14:paraId="541E6037" w14:textId="77777777" w:rsidR="00BB4731" w:rsidRPr="00815196" w:rsidRDefault="00BB4731" w:rsidP="00BB4731">
      <w:pPr>
        <w:pStyle w:val="ListParagraph"/>
        <w:numPr>
          <w:ilvl w:val="0"/>
          <w:numId w:val="3"/>
        </w:numPr>
        <w:rPr>
          <w:b/>
          <w:sz w:val="24"/>
          <w:szCs w:val="24"/>
        </w:rPr>
      </w:pPr>
      <w:r w:rsidRPr="00815196">
        <w:rPr>
          <w:sz w:val="24"/>
          <w:szCs w:val="24"/>
        </w:rPr>
        <w:t xml:space="preserve">(2) washing racks </w:t>
      </w:r>
    </w:p>
    <w:p w14:paraId="2C5E12A5" w14:textId="77777777" w:rsidR="00BB4731" w:rsidRPr="00815196" w:rsidRDefault="00BB4731" w:rsidP="00BB4731">
      <w:pPr>
        <w:pStyle w:val="ListParagraph"/>
        <w:numPr>
          <w:ilvl w:val="0"/>
          <w:numId w:val="3"/>
        </w:numPr>
        <w:rPr>
          <w:b/>
          <w:sz w:val="24"/>
          <w:szCs w:val="24"/>
        </w:rPr>
      </w:pPr>
      <w:r w:rsidRPr="00815196">
        <w:rPr>
          <w:sz w:val="24"/>
          <w:szCs w:val="24"/>
        </w:rPr>
        <w:t xml:space="preserve">(2) buckets for under sediment trap </w:t>
      </w:r>
    </w:p>
    <w:p w14:paraId="2FFE16AA" w14:textId="03DF0EC8" w:rsidR="00BB4731" w:rsidRPr="00815196" w:rsidRDefault="00BB4731" w:rsidP="00BB4731">
      <w:pPr>
        <w:pStyle w:val="ListParagraph"/>
        <w:numPr>
          <w:ilvl w:val="0"/>
          <w:numId w:val="3"/>
        </w:numPr>
        <w:rPr>
          <w:b/>
          <w:sz w:val="24"/>
          <w:szCs w:val="24"/>
        </w:rPr>
      </w:pPr>
      <w:r w:rsidRPr="00815196">
        <w:rPr>
          <w:sz w:val="24"/>
          <w:szCs w:val="24"/>
        </w:rPr>
        <w:t xml:space="preserve">(4) buckets </w:t>
      </w:r>
      <w:proofErr w:type="gramStart"/>
      <w:r w:rsidRPr="00815196">
        <w:rPr>
          <w:sz w:val="24"/>
          <w:szCs w:val="24"/>
        </w:rPr>
        <w:t>for in</w:t>
      </w:r>
      <w:proofErr w:type="gramEnd"/>
      <w:r w:rsidRPr="00815196">
        <w:rPr>
          <w:sz w:val="24"/>
          <w:szCs w:val="24"/>
        </w:rPr>
        <w:t xml:space="preserve"> sinks</w:t>
      </w:r>
      <w:r w:rsidR="00D031C0" w:rsidRPr="00815196">
        <w:rPr>
          <w:sz w:val="24"/>
          <w:szCs w:val="24"/>
        </w:rPr>
        <w:t xml:space="preserve"> </w:t>
      </w:r>
    </w:p>
    <w:p w14:paraId="41B83F9D" w14:textId="713059A0" w:rsidR="00BB4731" w:rsidRPr="00815196" w:rsidRDefault="00BB4731" w:rsidP="00BB4731">
      <w:pPr>
        <w:pStyle w:val="ListParagraph"/>
        <w:numPr>
          <w:ilvl w:val="0"/>
          <w:numId w:val="3"/>
        </w:numPr>
        <w:rPr>
          <w:b/>
          <w:sz w:val="24"/>
          <w:szCs w:val="24"/>
        </w:rPr>
      </w:pPr>
      <w:r w:rsidRPr="00815196">
        <w:rPr>
          <w:sz w:val="24"/>
          <w:szCs w:val="24"/>
        </w:rPr>
        <w:t xml:space="preserve">(1) used peat collection bin </w:t>
      </w:r>
    </w:p>
    <w:p w14:paraId="66EB4B34" w14:textId="7D5FCDD6" w:rsidR="000D3002" w:rsidRPr="00815196" w:rsidRDefault="000D3002" w:rsidP="00BB4731">
      <w:pPr>
        <w:pStyle w:val="ListParagraph"/>
        <w:numPr>
          <w:ilvl w:val="0"/>
          <w:numId w:val="3"/>
        </w:numPr>
        <w:rPr>
          <w:b/>
          <w:sz w:val="24"/>
          <w:szCs w:val="24"/>
        </w:rPr>
      </w:pPr>
      <w:r w:rsidRPr="00815196">
        <w:rPr>
          <w:sz w:val="24"/>
          <w:szCs w:val="24"/>
        </w:rPr>
        <w:t xml:space="preserve">(2) </w:t>
      </w:r>
      <w:r w:rsidR="00F51C00" w:rsidRPr="00815196">
        <w:rPr>
          <w:sz w:val="24"/>
          <w:szCs w:val="24"/>
        </w:rPr>
        <w:t>p</w:t>
      </w:r>
      <w:r w:rsidRPr="00815196">
        <w:rPr>
          <w:sz w:val="24"/>
          <w:szCs w:val="24"/>
        </w:rPr>
        <w:t>lastic apron</w:t>
      </w:r>
    </w:p>
    <w:p w14:paraId="79D4F3FE" w14:textId="68B82405" w:rsidR="00F45F31" w:rsidRPr="00D20A60" w:rsidRDefault="00BB4731" w:rsidP="00222AB6">
      <w:pPr>
        <w:pStyle w:val="ListParagraph"/>
        <w:numPr>
          <w:ilvl w:val="0"/>
          <w:numId w:val="3"/>
        </w:numPr>
        <w:rPr>
          <w:b/>
          <w:sz w:val="24"/>
          <w:szCs w:val="24"/>
        </w:rPr>
      </w:pPr>
      <w:bookmarkStart w:id="24" w:name="_Hlk62457516"/>
      <w:r w:rsidRPr="00815196">
        <w:rPr>
          <w:sz w:val="24"/>
          <w:szCs w:val="24"/>
        </w:rPr>
        <w:t xml:space="preserve">(1) </w:t>
      </w:r>
      <w:r w:rsidR="00F51C00" w:rsidRPr="00815196">
        <w:rPr>
          <w:sz w:val="24"/>
          <w:szCs w:val="24"/>
        </w:rPr>
        <w:t>c</w:t>
      </w:r>
      <w:r w:rsidR="00D031C0" w:rsidRPr="00815196">
        <w:rPr>
          <w:sz w:val="24"/>
          <w:szCs w:val="24"/>
        </w:rPr>
        <w:t xml:space="preserve">hecklist with clipboard and pen/pencil </w:t>
      </w:r>
    </w:p>
    <w:p w14:paraId="73FE6A35" w14:textId="036E009D" w:rsidR="008E5A3A" w:rsidRPr="00815196" w:rsidRDefault="008E5A3A" w:rsidP="00222AB6">
      <w:pPr>
        <w:pStyle w:val="ListParagraph"/>
        <w:numPr>
          <w:ilvl w:val="0"/>
          <w:numId w:val="3"/>
        </w:numPr>
        <w:rPr>
          <w:b/>
          <w:sz w:val="24"/>
          <w:szCs w:val="24"/>
        </w:rPr>
      </w:pPr>
      <w:r>
        <w:rPr>
          <w:sz w:val="24"/>
          <w:szCs w:val="24"/>
        </w:rPr>
        <w:t>(2) rulers</w:t>
      </w:r>
    </w:p>
    <w:bookmarkEnd w:id="24"/>
    <w:p w14:paraId="7C679AD0" w14:textId="52E68B32" w:rsidR="00F45F31" w:rsidRPr="00815196" w:rsidRDefault="00F45F31" w:rsidP="00F45F31">
      <w:pPr>
        <w:rPr>
          <w:b/>
          <w:sz w:val="24"/>
          <w:szCs w:val="24"/>
        </w:rPr>
      </w:pPr>
      <w:r w:rsidRPr="00815196">
        <w:rPr>
          <w:b/>
          <w:sz w:val="24"/>
          <w:szCs w:val="24"/>
        </w:rPr>
        <w:t>Prior to Washing</w:t>
      </w:r>
    </w:p>
    <w:p w14:paraId="5F514E5F" w14:textId="74092D52" w:rsidR="00F45F31" w:rsidRPr="00815196" w:rsidRDefault="00DD6747" w:rsidP="00F51C00">
      <w:pPr>
        <w:pStyle w:val="ListParagraph"/>
        <w:numPr>
          <w:ilvl w:val="0"/>
          <w:numId w:val="13"/>
        </w:numPr>
        <w:rPr>
          <w:bCs/>
          <w:sz w:val="24"/>
          <w:szCs w:val="24"/>
        </w:rPr>
      </w:pPr>
      <w:r>
        <w:rPr>
          <w:bCs/>
          <w:sz w:val="24"/>
          <w:szCs w:val="24"/>
        </w:rPr>
        <w:t>R</w:t>
      </w:r>
      <w:r w:rsidR="00276DFD">
        <w:rPr>
          <w:bCs/>
          <w:sz w:val="24"/>
          <w:szCs w:val="24"/>
        </w:rPr>
        <w:t>eceive required</w:t>
      </w:r>
      <w:r w:rsidR="00F45F31" w:rsidRPr="00815196">
        <w:rPr>
          <w:bCs/>
          <w:sz w:val="24"/>
          <w:szCs w:val="24"/>
        </w:rPr>
        <w:t xml:space="preserve"> sediment sink training from Andrew Peresta</w:t>
      </w:r>
      <w:r w:rsidR="00987DEE">
        <w:rPr>
          <w:bCs/>
          <w:sz w:val="24"/>
          <w:szCs w:val="24"/>
        </w:rPr>
        <w:t xml:space="preserve"> or certified </w:t>
      </w:r>
      <w:r w:rsidR="00BC752D">
        <w:rPr>
          <w:bCs/>
          <w:sz w:val="24"/>
          <w:szCs w:val="24"/>
        </w:rPr>
        <w:t>trainer</w:t>
      </w:r>
      <w:r w:rsidR="00F45F31" w:rsidRPr="00815196">
        <w:rPr>
          <w:bCs/>
          <w:sz w:val="24"/>
          <w:szCs w:val="24"/>
        </w:rPr>
        <w:t xml:space="preserve">. </w:t>
      </w:r>
    </w:p>
    <w:p w14:paraId="530080D7" w14:textId="77777777" w:rsidR="00987DEE" w:rsidRDefault="00F45F31" w:rsidP="000D3002">
      <w:pPr>
        <w:pStyle w:val="ListParagraph"/>
        <w:numPr>
          <w:ilvl w:val="0"/>
          <w:numId w:val="13"/>
        </w:numPr>
        <w:rPr>
          <w:bCs/>
          <w:sz w:val="24"/>
          <w:szCs w:val="24"/>
        </w:rPr>
      </w:pPr>
      <w:r w:rsidRPr="00815196">
        <w:rPr>
          <w:bCs/>
          <w:sz w:val="24"/>
          <w:szCs w:val="24"/>
        </w:rPr>
        <w:t>Print root washing checklist from server.</w:t>
      </w:r>
      <w:r w:rsidR="008869B4" w:rsidRPr="00815196">
        <w:rPr>
          <w:bCs/>
          <w:sz w:val="24"/>
          <w:szCs w:val="24"/>
        </w:rPr>
        <w:t xml:space="preserve"> This checklist will be used to document when and who washed each core. </w:t>
      </w:r>
    </w:p>
    <w:p w14:paraId="079012C0" w14:textId="21C30E18" w:rsidR="00BB4731" w:rsidRPr="00815196" w:rsidRDefault="00F45F31" w:rsidP="004B5ABA">
      <w:pPr>
        <w:pStyle w:val="ListParagraph"/>
        <w:numPr>
          <w:ilvl w:val="1"/>
          <w:numId w:val="13"/>
        </w:numPr>
        <w:rPr>
          <w:bCs/>
          <w:sz w:val="24"/>
          <w:szCs w:val="24"/>
        </w:rPr>
      </w:pPr>
      <w:r w:rsidRPr="00815196">
        <w:rPr>
          <w:bCs/>
          <w:sz w:val="24"/>
          <w:szCs w:val="24"/>
        </w:rPr>
        <w:t>Additional notes can be added to this checklist. For example</w:t>
      </w:r>
      <w:r w:rsidR="00807F23">
        <w:rPr>
          <w:bCs/>
          <w:sz w:val="24"/>
          <w:szCs w:val="24"/>
        </w:rPr>
        <w:t>:</w:t>
      </w:r>
      <w:r w:rsidRPr="00815196">
        <w:rPr>
          <w:bCs/>
          <w:sz w:val="24"/>
          <w:szCs w:val="24"/>
        </w:rPr>
        <w:t xml:space="preserve"> if a bag has been ripped, or if the peat has washed out</w:t>
      </w:r>
      <w:r w:rsidR="00D94C53">
        <w:rPr>
          <w:bCs/>
          <w:sz w:val="24"/>
          <w:szCs w:val="24"/>
        </w:rPr>
        <w:t>, or a</w:t>
      </w:r>
      <w:r w:rsidRPr="00815196">
        <w:rPr>
          <w:bCs/>
          <w:sz w:val="24"/>
          <w:szCs w:val="24"/>
        </w:rPr>
        <w:t>ny other abnormalities</w:t>
      </w:r>
      <w:r w:rsidR="00D94C53">
        <w:rPr>
          <w:bCs/>
          <w:sz w:val="24"/>
          <w:szCs w:val="24"/>
        </w:rPr>
        <w:t xml:space="preserve"> or observations</w:t>
      </w:r>
      <w:r w:rsidRPr="00815196">
        <w:rPr>
          <w:bCs/>
          <w:sz w:val="24"/>
          <w:szCs w:val="24"/>
        </w:rPr>
        <w:t>.</w:t>
      </w:r>
      <w:r w:rsidR="006B408A" w:rsidRPr="00815196">
        <w:rPr>
          <w:bCs/>
          <w:sz w:val="24"/>
          <w:szCs w:val="24"/>
        </w:rPr>
        <w:t xml:space="preserve"> </w:t>
      </w:r>
    </w:p>
    <w:p w14:paraId="2960B8F2" w14:textId="1067F0B6" w:rsidR="006B408A" w:rsidRPr="00ED6321" w:rsidRDefault="00334702" w:rsidP="006B408A">
      <w:pPr>
        <w:ind w:left="720"/>
        <w:rPr>
          <w:bCs/>
          <w:sz w:val="24"/>
          <w:szCs w:val="24"/>
        </w:rPr>
      </w:pPr>
      <w:r>
        <w:rPr>
          <w:b/>
          <w:sz w:val="24"/>
          <w:szCs w:val="24"/>
        </w:rPr>
        <w:lastRenderedPageBreak/>
        <w:t>Parent</w:t>
      </w:r>
      <w:r w:rsidR="0013728C">
        <w:rPr>
          <w:b/>
          <w:sz w:val="24"/>
          <w:szCs w:val="24"/>
        </w:rPr>
        <w:t xml:space="preserve"> </w:t>
      </w:r>
      <w:proofErr w:type="spellStart"/>
      <w:r w:rsidR="006B408A" w:rsidRPr="00ED6321">
        <w:rPr>
          <w:b/>
          <w:sz w:val="24"/>
          <w:szCs w:val="24"/>
        </w:rPr>
        <w:t>Filepath</w:t>
      </w:r>
      <w:proofErr w:type="spellEnd"/>
      <w:r w:rsidR="006B408A" w:rsidRPr="00ED6321">
        <w:rPr>
          <w:b/>
          <w:sz w:val="24"/>
          <w:szCs w:val="24"/>
        </w:rPr>
        <w:t>:</w:t>
      </w:r>
      <w:r w:rsidR="006B408A" w:rsidRPr="00ED6321">
        <w:rPr>
          <w:bCs/>
          <w:sz w:val="24"/>
          <w:szCs w:val="24"/>
        </w:rPr>
        <w:t xml:space="preserve"> </w:t>
      </w:r>
      <w:r w:rsidR="0013728C">
        <w:rPr>
          <w:bCs/>
          <w:sz w:val="24"/>
          <w:szCs w:val="24"/>
        </w:rPr>
        <w:t>S:</w:t>
      </w:r>
      <w:r w:rsidR="006B408A" w:rsidRPr="00ED6321">
        <w:rPr>
          <w:bCs/>
          <w:sz w:val="24"/>
          <w:szCs w:val="24"/>
        </w:rPr>
        <w:t>\Biogeochemistry\GCREW\0-GCREW Operations\GCREW Methods &amp; Protocols\Root Ingrowth\Checklist</w:t>
      </w:r>
    </w:p>
    <w:p w14:paraId="2F6030D2" w14:textId="452542CF" w:rsidR="003C4126" w:rsidRPr="00ED6321" w:rsidRDefault="008A02AB" w:rsidP="00F51C00">
      <w:pPr>
        <w:ind w:left="720"/>
        <w:rPr>
          <w:b/>
          <w:sz w:val="24"/>
          <w:szCs w:val="24"/>
        </w:rPr>
      </w:pPr>
      <w:r w:rsidRPr="00ED6321">
        <w:rPr>
          <w:b/>
          <w:sz w:val="24"/>
          <w:szCs w:val="24"/>
        </w:rPr>
        <w:t>LTREB</w:t>
      </w:r>
      <w:r w:rsidR="0013728C">
        <w:rPr>
          <w:b/>
          <w:sz w:val="24"/>
          <w:szCs w:val="24"/>
        </w:rPr>
        <w:t xml:space="preserve"> File</w:t>
      </w:r>
      <w:r w:rsidR="00562E67">
        <w:rPr>
          <w:b/>
          <w:sz w:val="24"/>
          <w:szCs w:val="24"/>
        </w:rPr>
        <w:t xml:space="preserve">: </w:t>
      </w:r>
      <w:hyperlink r:id="rId20" w:history="1">
        <w:r w:rsidR="0013728C">
          <w:rPr>
            <w:rStyle w:val="Hyperlink"/>
            <w:bCs/>
            <w:sz w:val="24"/>
            <w:szCs w:val="24"/>
          </w:rPr>
          <w:t>S:</w:t>
        </w:r>
        <w:r w:rsidR="0013728C" w:rsidRPr="00ED6321">
          <w:rPr>
            <w:rStyle w:val="Hyperlink"/>
            <w:bCs/>
            <w:sz w:val="24"/>
            <w:szCs w:val="24"/>
          </w:rPr>
          <w:t>\Biogeochemistry\GCREW\0-GCREW Operations\GCREW Methods &amp; Protocols\Root Ingrowth\Checklist\Checklist for washing 1M 2M Phrag.xlsx</w:t>
        </w:r>
      </w:hyperlink>
    </w:p>
    <w:p w14:paraId="2C0A4A47" w14:textId="7EB0E53A" w:rsidR="008A02AB" w:rsidRPr="00ED6321" w:rsidRDefault="008A02AB" w:rsidP="00ED6321">
      <w:pPr>
        <w:ind w:left="720"/>
        <w:rPr>
          <w:b/>
          <w:sz w:val="24"/>
          <w:szCs w:val="24"/>
        </w:rPr>
      </w:pPr>
      <w:r w:rsidRPr="00ED6321">
        <w:rPr>
          <w:b/>
          <w:sz w:val="24"/>
          <w:szCs w:val="24"/>
        </w:rPr>
        <w:t>SMARTX</w:t>
      </w:r>
      <w:r w:rsidR="0013728C">
        <w:rPr>
          <w:b/>
          <w:sz w:val="24"/>
          <w:szCs w:val="24"/>
        </w:rPr>
        <w:t xml:space="preserve"> FIle</w:t>
      </w:r>
      <w:r w:rsidRPr="00ED6321">
        <w:rPr>
          <w:b/>
          <w:sz w:val="24"/>
          <w:szCs w:val="24"/>
        </w:rPr>
        <w:t xml:space="preserve">: </w:t>
      </w:r>
      <w:hyperlink r:id="rId21" w:history="1">
        <w:r w:rsidR="00ED6321" w:rsidRPr="00ED6321">
          <w:rPr>
            <w:rStyle w:val="Hyperlink"/>
            <w:sz w:val="24"/>
            <w:szCs w:val="24"/>
          </w:rPr>
          <w:t>S:\Biogeochemistry\GCREW\0-GCREW Operations\GCREW Methods &amp; Protocols\Root Ingrowth\Checklist\GCREW SMARTX - checklist for root washing.xlsx</w:t>
        </w:r>
      </w:hyperlink>
    </w:p>
    <w:p w14:paraId="7ACCEB7A" w14:textId="23D6379C" w:rsidR="00BB4731" w:rsidRPr="00815196" w:rsidRDefault="0059088B" w:rsidP="008A02AB">
      <w:pPr>
        <w:rPr>
          <w:b/>
          <w:sz w:val="24"/>
          <w:szCs w:val="24"/>
        </w:rPr>
      </w:pPr>
      <w:r w:rsidRPr="00815196">
        <w:rPr>
          <w:b/>
          <w:sz w:val="24"/>
          <w:szCs w:val="24"/>
        </w:rPr>
        <w:t>Workstation Setup</w:t>
      </w:r>
    </w:p>
    <w:p w14:paraId="346F525D" w14:textId="058C37E6" w:rsidR="003C4126" w:rsidRPr="00D20A60" w:rsidRDefault="00BB4731">
      <w:pPr>
        <w:pStyle w:val="ListParagraph"/>
        <w:numPr>
          <w:ilvl w:val="0"/>
          <w:numId w:val="8"/>
        </w:numPr>
        <w:rPr>
          <w:bCs/>
          <w:sz w:val="24"/>
          <w:szCs w:val="24"/>
        </w:rPr>
      </w:pPr>
      <w:r w:rsidRPr="00D20A60">
        <w:rPr>
          <w:bCs/>
          <w:sz w:val="24"/>
          <w:szCs w:val="24"/>
        </w:rPr>
        <w:t xml:space="preserve">Put the </w:t>
      </w:r>
      <w:r w:rsidR="003C4126" w:rsidRPr="00D20A60">
        <w:rPr>
          <w:bCs/>
          <w:sz w:val="24"/>
          <w:szCs w:val="24"/>
        </w:rPr>
        <w:t xml:space="preserve">drain elevation tube </w:t>
      </w:r>
      <w:r w:rsidRPr="00D20A60">
        <w:rPr>
          <w:bCs/>
          <w:sz w:val="24"/>
          <w:szCs w:val="24"/>
        </w:rPr>
        <w:t>into the middle drain of the sink.</w:t>
      </w:r>
    </w:p>
    <w:p w14:paraId="6D1C54F5" w14:textId="6F491698" w:rsidR="0013728C" w:rsidRPr="00D20A60" w:rsidRDefault="0013728C">
      <w:pPr>
        <w:pStyle w:val="ListParagraph"/>
        <w:numPr>
          <w:ilvl w:val="0"/>
          <w:numId w:val="8"/>
        </w:numPr>
        <w:rPr>
          <w:bCs/>
          <w:sz w:val="24"/>
          <w:szCs w:val="24"/>
        </w:rPr>
      </w:pPr>
      <w:r>
        <w:rPr>
          <w:bCs/>
          <w:noProof/>
          <w:sz w:val="24"/>
          <w:szCs w:val="24"/>
        </w:rPr>
        <mc:AlternateContent>
          <mc:Choice Requires="wpg">
            <w:drawing>
              <wp:anchor distT="0" distB="0" distL="114300" distR="114300" simplePos="0" relativeHeight="251705344" behindDoc="0" locked="0" layoutInCell="1" allowOverlap="1" wp14:anchorId="4A82309A" wp14:editId="3EE3FB06">
                <wp:simplePos x="0" y="0"/>
                <wp:positionH relativeFrom="column">
                  <wp:posOffset>457200</wp:posOffset>
                </wp:positionH>
                <wp:positionV relativeFrom="paragraph">
                  <wp:posOffset>403225</wp:posOffset>
                </wp:positionV>
                <wp:extent cx="4528185" cy="1746250"/>
                <wp:effectExtent l="0" t="0" r="5715" b="6350"/>
                <wp:wrapTopAndBottom/>
                <wp:docPr id="47" name="Group 47"/>
                <wp:cNvGraphicFramePr/>
                <a:graphic xmlns:a="http://schemas.openxmlformats.org/drawingml/2006/main">
                  <a:graphicData uri="http://schemas.microsoft.com/office/word/2010/wordprocessingGroup">
                    <wpg:wgp>
                      <wpg:cNvGrpSpPr/>
                      <wpg:grpSpPr>
                        <a:xfrm>
                          <a:off x="0" y="0"/>
                          <a:ext cx="4528185" cy="1746250"/>
                          <a:chOff x="0" y="0"/>
                          <a:chExt cx="4528185" cy="1746250"/>
                        </a:xfrm>
                      </wpg:grpSpPr>
                      <pic:pic xmlns:pic="http://schemas.openxmlformats.org/drawingml/2006/picture">
                        <pic:nvPicPr>
                          <pic:cNvPr id="26" name="Picture 26"/>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05150" cy="1746250"/>
                          </a:xfrm>
                          <a:prstGeom prst="rect">
                            <a:avLst/>
                          </a:prstGeom>
                          <a:noFill/>
                          <a:ln>
                            <a:noFill/>
                          </a:ln>
                        </pic:spPr>
                      </pic:pic>
                      <wpg:grpSp>
                        <wpg:cNvPr id="46" name="Group 46"/>
                        <wpg:cNvGrpSpPr/>
                        <wpg:grpSpPr>
                          <a:xfrm>
                            <a:off x="1419225" y="628650"/>
                            <a:ext cx="3108960" cy="1047750"/>
                            <a:chOff x="114300" y="0"/>
                            <a:chExt cx="3108960" cy="1047750"/>
                          </a:xfrm>
                        </wpg:grpSpPr>
                        <wps:wsp>
                          <wps:cNvPr id="42" name="Straight Arrow Connector 42"/>
                          <wps:cNvCnPr/>
                          <wps:spPr>
                            <a:xfrm rot="10800000" flipV="1">
                              <a:off x="114300" y="123825"/>
                              <a:ext cx="1990725" cy="9525"/>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 name="Text Box 43"/>
                          <wps:cNvSpPr txBox="1"/>
                          <wps:spPr>
                            <a:xfrm>
                              <a:off x="1885950" y="0"/>
                              <a:ext cx="1337310" cy="228600"/>
                            </a:xfrm>
                            <a:prstGeom prst="rect">
                              <a:avLst/>
                            </a:prstGeom>
                            <a:solidFill>
                              <a:schemeClr val="lt1"/>
                            </a:solidFill>
                            <a:ln w="6350">
                              <a:noFill/>
                            </a:ln>
                          </wps:spPr>
                          <wps:txbx>
                            <w:txbxContent>
                              <w:p w14:paraId="5C536A59" w14:textId="0540A4A1" w:rsidR="00AC2859" w:rsidRDefault="00AC2859">
                                <w:r>
                                  <w:t>drain elevation tube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 name="Straight Arrow Connector 44"/>
                          <wps:cNvCnPr/>
                          <wps:spPr>
                            <a:xfrm rot="10800000" flipV="1">
                              <a:off x="1066800" y="857250"/>
                              <a:ext cx="819150"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5" name="Text Box 45"/>
                          <wps:cNvSpPr txBox="1"/>
                          <wps:spPr>
                            <a:xfrm>
                              <a:off x="1905000" y="714375"/>
                              <a:ext cx="629920" cy="333375"/>
                            </a:xfrm>
                            <a:prstGeom prst="rect">
                              <a:avLst/>
                            </a:prstGeom>
                            <a:solidFill>
                              <a:schemeClr val="lt1"/>
                            </a:solidFill>
                            <a:ln w="6350">
                              <a:noFill/>
                            </a:ln>
                          </wps:spPr>
                          <wps:txbx>
                            <w:txbxContent>
                              <w:p w14:paraId="29742A69" w14:textId="0C3CD2C5" w:rsidR="00AC2859" w:rsidRDefault="00AC2859" w:rsidP="0013728C">
                                <w:r>
                                  <w:t>stopper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A82309A" id="Group 47" o:spid="_x0000_s1037" style="position:absolute;left:0;text-align:left;margin-left:36pt;margin-top:31.75pt;width:356.55pt;height:137.5pt;z-index:251705344" coordsize="45281,174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38" type="#_x0000_t75" style="position:absolute;width:31051;height:17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">
                  <v:imagedata r:id="rId23" o:title=""/>
                </v:shape>
                <v:group id="Group 46" o:spid="_x0000_s1039" style="position:absolute;left:14192;top:6286;width:31089;height:10478" coordorigin="1143" coordsize="31089,10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type id="_x0000_t32" coordsize="21600,21600" o:spt="32" o:oned="t" path="m,l21600,21600e" filled="f">
                    <v:path arrowok="t" fillok="f" o:connecttype="none"/>
                    <o:lock v:ext="edit" shapetype="t"/>
                  </v:shapetype>
                  <v:shape id="Straight Arrow Connector 42" o:spid="_x0000_s1040" type="#_x0000_t32" style="position:absolute;left:1143;top:1238;width:19907;height:95;rotation: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" strokecolor="black [3213]" strokeweight="2.25pt">
                    <v:stroke endarrow="block" joinstyle="miter"/>
                  </v:shape>
                  <v:shapetype id="_x0000_t202" coordsize="21600,21600" o:spt="202" path="m,l,21600r21600,l21600,xe">
                    <v:stroke joinstyle="miter"/>
                    <v:path gradientshapeok="t" o:connecttype="rect"/>
                  </v:shapetype>
                  <v:shape id="Text Box 43" o:spid="_x0000_s1041" type="#_x0000_t202" style="position:absolute;left:18859;width:13373;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" fillcolor="white [3201]" stroked="f" strokeweight=".5pt">
                    <v:textbox>
                      <w:txbxContent>
                        <w:p w14:paraId="5C536A59" w14:textId="0540A4A1" w:rsidR="00AC2859" w:rsidRDefault="00AC2859">
                          <w:r>
                            <w:t>drain elevation tube</w:t>
                          </w:r>
                        </w:p>
                      </w:txbxContent>
                    </v:textbox>
                  </v:shape>
                  <v:shape id="Straight Arrow Connector 44" o:spid="_x0000_s1042" type="#_x0000_t32" style="position:absolute;left:10668;top:8572;width:8191;height:0;rotation: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" strokecolor="black [3213]" strokeweight="2.25pt">
                    <v:stroke endarrow="block" joinstyle="miter"/>
                  </v:shape>
                  <v:shape id="Text Box 45" o:spid="_x0000_s1043" type="#_x0000_t202" style="position:absolute;left:19050;top:7143;width:6299;height:33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" fillcolor="white [3201]" stroked="f" strokeweight=".5pt">
                    <v:textbox>
                      <w:txbxContent>
                        <w:p w14:paraId="29742A69" w14:textId="0C3CD2C5" w:rsidR="00AC2859" w:rsidRDefault="00AC2859" w:rsidP="0013728C">
                          <w:r>
                            <w:t>stopper</w:t>
                          </w:r>
                        </w:p>
                      </w:txbxContent>
                    </v:textbox>
                  </v:shape>
                </v:group>
                <w10:wrap type="topAndBottom"/>
              </v:group>
            </w:pict>
          </mc:Fallback>
        </mc:AlternateContent>
      </w:r>
      <w:r w:rsidR="00BB4731" w:rsidRPr="00815196">
        <w:rPr>
          <w:bCs/>
          <w:sz w:val="24"/>
          <w:szCs w:val="24"/>
        </w:rPr>
        <w:t>Make sure</w:t>
      </w:r>
      <w:r w:rsidR="00D7511C" w:rsidRPr="00815196">
        <w:rPr>
          <w:bCs/>
          <w:sz w:val="24"/>
          <w:szCs w:val="24"/>
        </w:rPr>
        <w:t xml:space="preserve"> black</w:t>
      </w:r>
      <w:r w:rsidR="00BB4731" w:rsidRPr="00815196">
        <w:rPr>
          <w:bCs/>
          <w:sz w:val="24"/>
          <w:szCs w:val="24"/>
        </w:rPr>
        <w:t xml:space="preserve"> stopper is in</w:t>
      </w:r>
      <w:r w:rsidR="006F0F81" w:rsidRPr="00815196">
        <w:rPr>
          <w:bCs/>
          <w:sz w:val="24"/>
          <w:szCs w:val="24"/>
        </w:rPr>
        <w:t xml:space="preserve"> the side drain</w:t>
      </w:r>
      <w:r w:rsidR="00BB4731" w:rsidRPr="00815196">
        <w:rPr>
          <w:bCs/>
          <w:sz w:val="24"/>
          <w:szCs w:val="24"/>
        </w:rPr>
        <w:t xml:space="preserve"> or</w:t>
      </w:r>
      <w:r w:rsidR="006F0F81" w:rsidRPr="00815196">
        <w:rPr>
          <w:bCs/>
          <w:sz w:val="24"/>
          <w:szCs w:val="24"/>
        </w:rPr>
        <w:t xml:space="preserve"> that the</w:t>
      </w:r>
      <w:r w:rsidR="00BB4731" w:rsidRPr="00815196">
        <w:rPr>
          <w:bCs/>
          <w:sz w:val="24"/>
          <w:szCs w:val="24"/>
        </w:rPr>
        <w:t xml:space="preserve"> valve is closed</w:t>
      </w:r>
      <w:r w:rsidR="006F0F81" w:rsidRPr="00815196">
        <w:rPr>
          <w:bCs/>
          <w:sz w:val="24"/>
          <w:szCs w:val="24"/>
        </w:rPr>
        <w:t>.</w:t>
      </w:r>
      <w:r w:rsidR="003B6AB3" w:rsidRPr="00815196">
        <w:rPr>
          <w:bCs/>
          <w:sz w:val="24"/>
          <w:szCs w:val="24"/>
        </w:rPr>
        <w:t xml:space="preserve"> </w:t>
      </w:r>
      <w:r w:rsidR="003B6AB3" w:rsidRPr="00815196">
        <w:rPr>
          <w:b/>
          <w:sz w:val="24"/>
          <w:szCs w:val="24"/>
        </w:rPr>
        <w:t>(</w:t>
      </w:r>
      <w:r w:rsidR="00DD6747">
        <w:rPr>
          <w:b/>
          <w:sz w:val="24"/>
          <w:szCs w:val="24"/>
        </w:rPr>
        <w:t>N</w:t>
      </w:r>
      <w:r w:rsidR="003B6AB3" w:rsidRPr="00815196">
        <w:rPr>
          <w:b/>
          <w:sz w:val="24"/>
          <w:szCs w:val="24"/>
        </w:rPr>
        <w:t>ote: we typically keep the valve open because it is hard to twist open and closed)</w:t>
      </w:r>
    </w:p>
    <w:p w14:paraId="65EA51C5" w14:textId="7BC662ED" w:rsidR="006F0F81" w:rsidRPr="00D20A60" w:rsidRDefault="003C4126">
      <w:pPr>
        <w:pStyle w:val="ListParagraph"/>
        <w:numPr>
          <w:ilvl w:val="0"/>
          <w:numId w:val="8"/>
        </w:numPr>
        <w:rPr>
          <w:bCs/>
          <w:sz w:val="24"/>
          <w:szCs w:val="24"/>
        </w:rPr>
      </w:pPr>
      <w:r w:rsidRPr="00D20A60">
        <w:rPr>
          <w:bCs/>
          <w:sz w:val="24"/>
          <w:szCs w:val="24"/>
        </w:rPr>
        <w:t>P</w:t>
      </w:r>
      <w:r w:rsidR="006F0F81" w:rsidRPr="00D20A60">
        <w:rPr>
          <w:bCs/>
          <w:sz w:val="24"/>
          <w:szCs w:val="24"/>
        </w:rPr>
        <w:t xml:space="preserve">ut a bucket under the </w:t>
      </w:r>
      <w:r w:rsidR="008869B4" w:rsidRPr="00D20A60">
        <w:rPr>
          <w:bCs/>
          <w:sz w:val="24"/>
          <w:szCs w:val="24"/>
        </w:rPr>
        <w:t>side drain/</w:t>
      </w:r>
      <w:r w:rsidR="006F0F81" w:rsidRPr="00D20A60">
        <w:rPr>
          <w:bCs/>
          <w:sz w:val="24"/>
          <w:szCs w:val="24"/>
        </w:rPr>
        <w:t xml:space="preserve">valve. </w:t>
      </w:r>
    </w:p>
    <w:p w14:paraId="7B2002B1" w14:textId="31809A56" w:rsidR="00851CFB" w:rsidRPr="00D94C53" w:rsidRDefault="00851CFB" w:rsidP="00D94C53">
      <w:pPr>
        <w:pStyle w:val="ListParagraph"/>
        <w:rPr>
          <w:b/>
          <w:sz w:val="24"/>
          <w:szCs w:val="24"/>
        </w:rPr>
      </w:pPr>
      <w:r>
        <w:rPr>
          <w:noProof/>
        </w:rPr>
        <w:drawing>
          <wp:inline distT="0" distB="0" distL="0" distR="0" wp14:anchorId="389B522E" wp14:editId="78AD8858">
            <wp:extent cx="3247586" cy="1826420"/>
            <wp:effectExtent l="43815" t="32385" r="53975" b="158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3259660" cy="1833211"/>
                    </a:xfrm>
                    <a:prstGeom prst="rect">
                      <a:avLst/>
                    </a:prstGeom>
                    <a:noFill/>
                    <a:ln>
                      <a:noFill/>
                    </a:ln>
                    <a:scene3d>
                      <a:camera prst="orthographicFront">
                        <a:rot lat="0" lon="600000" rev="0"/>
                      </a:camera>
                      <a:lightRig rig="threePt" dir="t"/>
                    </a:scene3d>
                  </pic:spPr>
                </pic:pic>
              </a:graphicData>
            </a:graphic>
          </wp:inline>
        </w:drawing>
      </w:r>
      <w:r w:rsidRPr="006F0F81" w:rsidDel="003B6AB3">
        <w:rPr>
          <w:b/>
          <w:sz w:val="24"/>
          <w:szCs w:val="24"/>
        </w:rPr>
        <w:t xml:space="preserve"> </w:t>
      </w:r>
    </w:p>
    <w:p w14:paraId="5DD2CC0E" w14:textId="2160E954" w:rsidR="00851CFB" w:rsidRPr="00851CFB" w:rsidRDefault="006F0F81" w:rsidP="00851CFB">
      <w:pPr>
        <w:pStyle w:val="ListParagraph"/>
        <w:numPr>
          <w:ilvl w:val="0"/>
          <w:numId w:val="8"/>
        </w:numPr>
        <w:rPr>
          <w:b/>
          <w:sz w:val="24"/>
          <w:szCs w:val="24"/>
        </w:rPr>
      </w:pPr>
      <w:r w:rsidRPr="006F0F81">
        <w:rPr>
          <w:sz w:val="24"/>
          <w:szCs w:val="24"/>
        </w:rPr>
        <w:t>Place two 5-gallon buckets in the sink</w:t>
      </w:r>
      <w:r w:rsidR="003B6AB3">
        <w:rPr>
          <w:sz w:val="24"/>
          <w:szCs w:val="24"/>
        </w:rPr>
        <w:t xml:space="preserve"> and</w:t>
      </w:r>
      <w:r w:rsidRPr="006F0F81">
        <w:rPr>
          <w:sz w:val="24"/>
          <w:szCs w:val="24"/>
        </w:rPr>
        <w:t xml:space="preserve"> place </w:t>
      </w:r>
      <w:r w:rsidR="003B6AB3">
        <w:rPr>
          <w:sz w:val="24"/>
          <w:szCs w:val="24"/>
        </w:rPr>
        <w:t xml:space="preserve">the </w:t>
      </w:r>
      <w:r w:rsidRPr="006F0F81">
        <w:rPr>
          <w:sz w:val="24"/>
          <w:szCs w:val="24"/>
        </w:rPr>
        <w:t>m</w:t>
      </w:r>
      <w:r>
        <w:rPr>
          <w:sz w:val="24"/>
          <w:szCs w:val="24"/>
        </w:rPr>
        <w:t xml:space="preserve">etal rack </w:t>
      </w:r>
      <w:r w:rsidRPr="006F0F81">
        <w:rPr>
          <w:sz w:val="24"/>
          <w:szCs w:val="24"/>
        </w:rPr>
        <w:t xml:space="preserve">on top of them. </w:t>
      </w:r>
    </w:p>
    <w:p w14:paraId="0240C2CE" w14:textId="4EE3BA75" w:rsidR="006F0F81" w:rsidRPr="006F0F81" w:rsidRDefault="003B6AB3" w:rsidP="006F0F81">
      <w:pPr>
        <w:pStyle w:val="ListParagraph"/>
        <w:numPr>
          <w:ilvl w:val="0"/>
          <w:numId w:val="8"/>
        </w:numPr>
        <w:rPr>
          <w:b/>
          <w:sz w:val="24"/>
          <w:szCs w:val="24"/>
        </w:rPr>
      </w:pPr>
      <w:r>
        <w:rPr>
          <w:sz w:val="24"/>
          <w:szCs w:val="24"/>
        </w:rPr>
        <w:t xml:space="preserve">Fill </w:t>
      </w:r>
      <w:r w:rsidR="006F0F81" w:rsidRPr="006F0F81">
        <w:rPr>
          <w:sz w:val="24"/>
          <w:szCs w:val="24"/>
        </w:rPr>
        <w:t>the buckets</w:t>
      </w:r>
      <w:r>
        <w:rPr>
          <w:sz w:val="24"/>
          <w:szCs w:val="24"/>
        </w:rPr>
        <w:t xml:space="preserve"> with enough water</w:t>
      </w:r>
      <w:r w:rsidR="006F0F81" w:rsidRPr="006F0F81">
        <w:rPr>
          <w:sz w:val="24"/>
          <w:szCs w:val="24"/>
        </w:rPr>
        <w:t xml:space="preserve"> to prevent them from floating </w:t>
      </w:r>
      <w:r>
        <w:rPr>
          <w:sz w:val="24"/>
          <w:szCs w:val="24"/>
        </w:rPr>
        <w:t>as</w:t>
      </w:r>
      <w:r w:rsidR="006F0F81" w:rsidRPr="006F0F81">
        <w:rPr>
          <w:sz w:val="24"/>
          <w:szCs w:val="24"/>
        </w:rPr>
        <w:t xml:space="preserve"> the sink fills</w:t>
      </w:r>
      <w:r w:rsidR="006F0F81">
        <w:rPr>
          <w:sz w:val="24"/>
          <w:szCs w:val="24"/>
        </w:rPr>
        <w:t>.</w:t>
      </w:r>
    </w:p>
    <w:p w14:paraId="1DAAF3DC" w14:textId="51A8C4CB" w:rsidR="006F0F81" w:rsidRPr="00851CFB" w:rsidRDefault="006F0F81" w:rsidP="006F0F81">
      <w:pPr>
        <w:pStyle w:val="ListParagraph"/>
        <w:numPr>
          <w:ilvl w:val="0"/>
          <w:numId w:val="8"/>
        </w:numPr>
        <w:rPr>
          <w:b/>
          <w:sz w:val="24"/>
          <w:szCs w:val="24"/>
        </w:rPr>
      </w:pPr>
      <w:r>
        <w:rPr>
          <w:sz w:val="24"/>
          <w:szCs w:val="24"/>
        </w:rPr>
        <w:t xml:space="preserve">Place the </w:t>
      </w:r>
      <w:proofErr w:type="gramStart"/>
      <w:r>
        <w:rPr>
          <w:sz w:val="24"/>
          <w:szCs w:val="24"/>
        </w:rPr>
        <w:t xml:space="preserve">sieves </w:t>
      </w:r>
      <w:r w:rsidR="003B6AB3">
        <w:rPr>
          <w:sz w:val="24"/>
          <w:szCs w:val="24"/>
        </w:rPr>
        <w:t>(#</w:t>
      </w:r>
      <w:proofErr w:type="gramEnd"/>
      <w:r w:rsidR="003B6AB3">
        <w:rPr>
          <w:sz w:val="24"/>
          <w:szCs w:val="24"/>
        </w:rPr>
        <w:t xml:space="preserve">10 on top, #18 on the bottom) </w:t>
      </w:r>
      <w:r>
        <w:rPr>
          <w:sz w:val="24"/>
          <w:szCs w:val="24"/>
        </w:rPr>
        <w:t>on the</w:t>
      </w:r>
      <w:r w:rsidR="003B6AB3">
        <w:rPr>
          <w:sz w:val="24"/>
          <w:szCs w:val="24"/>
        </w:rPr>
        <w:t xml:space="preserve"> metal</w:t>
      </w:r>
      <w:r>
        <w:rPr>
          <w:sz w:val="24"/>
          <w:szCs w:val="24"/>
        </w:rPr>
        <w:t xml:space="preserve"> rack above the first</w:t>
      </w:r>
      <w:r w:rsidRPr="006F0F81">
        <w:rPr>
          <w:sz w:val="24"/>
          <w:szCs w:val="24"/>
        </w:rPr>
        <w:t xml:space="preserve"> bucket</w:t>
      </w:r>
      <w:r>
        <w:rPr>
          <w:sz w:val="24"/>
          <w:szCs w:val="24"/>
        </w:rPr>
        <w:t>. Place</w:t>
      </w:r>
      <w:r w:rsidRPr="006F0F81">
        <w:rPr>
          <w:sz w:val="24"/>
          <w:szCs w:val="24"/>
        </w:rPr>
        <w:t xml:space="preserve"> a big bowl </w:t>
      </w:r>
      <w:r w:rsidR="003B6AB3">
        <w:rPr>
          <w:sz w:val="24"/>
          <w:szCs w:val="24"/>
        </w:rPr>
        <w:t xml:space="preserve">(for sorting) </w:t>
      </w:r>
      <w:r w:rsidRPr="006F0F81">
        <w:rPr>
          <w:sz w:val="24"/>
          <w:szCs w:val="24"/>
        </w:rPr>
        <w:t xml:space="preserve">on </w:t>
      </w:r>
      <w:r>
        <w:rPr>
          <w:sz w:val="24"/>
          <w:szCs w:val="24"/>
        </w:rPr>
        <w:t>the rack above</w:t>
      </w:r>
      <w:r w:rsidRPr="006F0F81">
        <w:rPr>
          <w:sz w:val="24"/>
          <w:szCs w:val="24"/>
        </w:rPr>
        <w:t xml:space="preserve"> the other bucket.</w:t>
      </w:r>
    </w:p>
    <w:p w14:paraId="5404C905" w14:textId="5A4D7F64" w:rsidR="00851CFB" w:rsidRDefault="00851CFB" w:rsidP="00851CFB">
      <w:pPr>
        <w:pStyle w:val="ListParagraph"/>
        <w:rPr>
          <w:b/>
          <w:sz w:val="24"/>
          <w:szCs w:val="24"/>
        </w:rPr>
      </w:pPr>
      <w:r>
        <w:rPr>
          <w:noProof/>
        </w:rPr>
        <w:lastRenderedPageBreak/>
        <w:drawing>
          <wp:inline distT="0" distB="0" distL="0" distR="0" wp14:anchorId="40873570" wp14:editId="34549AF2">
            <wp:extent cx="3228975" cy="18159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44073" cy="1824445"/>
                    </a:xfrm>
                    <a:prstGeom prst="rect">
                      <a:avLst/>
                    </a:prstGeom>
                    <a:noFill/>
                    <a:ln>
                      <a:noFill/>
                    </a:ln>
                  </pic:spPr>
                </pic:pic>
              </a:graphicData>
            </a:graphic>
          </wp:inline>
        </w:drawing>
      </w:r>
    </w:p>
    <w:p w14:paraId="6A1CFF89" w14:textId="77777777" w:rsidR="00851CFB" w:rsidRPr="00F96479" w:rsidRDefault="00851CFB" w:rsidP="00851CFB">
      <w:pPr>
        <w:pStyle w:val="ListParagraph"/>
        <w:rPr>
          <w:b/>
          <w:sz w:val="24"/>
          <w:szCs w:val="24"/>
        </w:rPr>
      </w:pPr>
    </w:p>
    <w:p w14:paraId="44312885" w14:textId="0A568C29" w:rsidR="00907B60" w:rsidRDefault="003B6AB3" w:rsidP="009A7177">
      <w:pPr>
        <w:pStyle w:val="ListParagraph"/>
        <w:numPr>
          <w:ilvl w:val="0"/>
          <w:numId w:val="8"/>
        </w:numPr>
        <w:rPr>
          <w:b/>
          <w:sz w:val="24"/>
          <w:szCs w:val="24"/>
        </w:rPr>
      </w:pPr>
      <w:r>
        <w:rPr>
          <w:sz w:val="24"/>
          <w:szCs w:val="24"/>
        </w:rPr>
        <w:t>H</w:t>
      </w:r>
      <w:r w:rsidR="00F96479">
        <w:rPr>
          <w:sz w:val="24"/>
          <w:szCs w:val="24"/>
        </w:rPr>
        <w:t xml:space="preserve">ave a trash can next to </w:t>
      </w:r>
      <w:r>
        <w:rPr>
          <w:sz w:val="24"/>
          <w:szCs w:val="24"/>
        </w:rPr>
        <w:t xml:space="preserve">the </w:t>
      </w:r>
      <w:r w:rsidR="00F96479">
        <w:rPr>
          <w:sz w:val="24"/>
          <w:szCs w:val="24"/>
        </w:rPr>
        <w:t>sink</w:t>
      </w:r>
      <w:r>
        <w:rPr>
          <w:sz w:val="24"/>
          <w:szCs w:val="24"/>
        </w:rPr>
        <w:t xml:space="preserve"> and </w:t>
      </w:r>
      <w:r w:rsidR="00F96479">
        <w:rPr>
          <w:sz w:val="24"/>
          <w:szCs w:val="24"/>
        </w:rPr>
        <w:t xml:space="preserve">a set of scissors and tweezers in your workstation. </w:t>
      </w:r>
      <w:r w:rsidR="00402D2D" w:rsidRPr="00402D2D">
        <w:rPr>
          <w:noProof/>
        </w:rPr>
        <w:t xml:space="preserve"> </w:t>
      </w:r>
    </w:p>
    <w:p w14:paraId="42404D67" w14:textId="77777777" w:rsidR="00987DEE" w:rsidDel="006117C5" w:rsidRDefault="00987DEE" w:rsidP="006B408A">
      <w:pPr>
        <w:rPr>
          <w:del w:id="25" w:author="Fisher, Jillian, J" w:date="2026-02-20T09:28:00Z" w16du:dateUtc="2026-02-20T14:28:00Z"/>
          <w:b/>
          <w:sz w:val="24"/>
          <w:szCs w:val="24"/>
        </w:rPr>
      </w:pPr>
    </w:p>
    <w:p w14:paraId="30DCA9DC" w14:textId="77777777" w:rsidR="00987DEE" w:rsidRDefault="00987DEE" w:rsidP="006B408A">
      <w:pPr>
        <w:rPr>
          <w:b/>
          <w:sz w:val="24"/>
          <w:szCs w:val="24"/>
        </w:rPr>
      </w:pPr>
    </w:p>
    <w:p w14:paraId="105E3AA2" w14:textId="17C8E274" w:rsidR="004B5ABA" w:rsidRPr="002D7ABA" w:rsidDel="005D1EC5" w:rsidRDefault="00FA5932" w:rsidP="002D7ABA">
      <w:pPr>
        <w:rPr>
          <w:del w:id="26" w:author="Walsh, Vanessa" w:date="2026-02-18T15:10:00Z" w16du:dateUtc="2026-02-18T20:10:00Z"/>
          <w:b/>
          <w:sz w:val="24"/>
          <w:szCs w:val="24"/>
        </w:rPr>
      </w:pPr>
      <w:r w:rsidRPr="002D7ABA">
        <w:rPr>
          <w:b/>
          <w:sz w:val="24"/>
          <w:szCs w:val="24"/>
        </w:rPr>
        <w:t xml:space="preserve">Washing </w:t>
      </w:r>
      <w:r w:rsidR="00533B08" w:rsidRPr="002D7ABA">
        <w:rPr>
          <w:b/>
          <w:sz w:val="24"/>
          <w:szCs w:val="24"/>
        </w:rPr>
        <w:t>Protoco</w:t>
      </w:r>
      <w:r w:rsidR="004B5ABA" w:rsidRPr="002D7ABA">
        <w:rPr>
          <w:b/>
          <w:sz w:val="24"/>
          <w:szCs w:val="24"/>
        </w:rPr>
        <w:t>l</w:t>
      </w:r>
    </w:p>
    <w:p w14:paraId="356A7AD2" w14:textId="77777777" w:rsidR="00BE5BFB" w:rsidRDefault="00BE5BFB" w:rsidP="005D1EC5"/>
    <w:p w14:paraId="4478EBAE" w14:textId="77777777" w:rsidR="002D7ABA" w:rsidRDefault="002D7ABA" w:rsidP="003D5C92">
      <w:pPr>
        <w:pStyle w:val="NoSpacing"/>
      </w:pPr>
    </w:p>
    <w:p w14:paraId="3597E600" w14:textId="77777777" w:rsidR="002D7ABA" w:rsidRPr="00CC600F" w:rsidRDefault="002D7ABA" w:rsidP="002D7ABA">
      <w:pPr>
        <w:pStyle w:val="NoSpacing"/>
        <w:numPr>
          <w:ilvl w:val="0"/>
          <w:numId w:val="46"/>
        </w:numPr>
        <w:spacing w:after="240"/>
        <w:rPr>
          <w:sz w:val="24"/>
          <w:szCs w:val="24"/>
        </w:rPr>
      </w:pPr>
      <w:r>
        <w:rPr>
          <w:sz w:val="24"/>
          <w:szCs w:val="24"/>
        </w:rPr>
        <w:t>Transport root cores from cold storage to sediment sinks (room 1029) using a cart.</w:t>
      </w:r>
    </w:p>
    <w:p w14:paraId="1F5F54E2" w14:textId="77777777" w:rsidR="002D7ABA" w:rsidRDefault="002D7ABA" w:rsidP="002D7ABA">
      <w:pPr>
        <w:pStyle w:val="NoSpacing"/>
        <w:numPr>
          <w:ilvl w:val="0"/>
          <w:numId w:val="46"/>
        </w:numPr>
        <w:spacing w:after="240"/>
        <w:rPr>
          <w:sz w:val="24"/>
          <w:szCs w:val="24"/>
        </w:rPr>
      </w:pPr>
      <w:r>
        <w:rPr>
          <w:sz w:val="24"/>
          <w:szCs w:val="24"/>
        </w:rPr>
        <w:t>Select a root core from the bin. The core will be in a Ziplock bag labeled with the experiment, chamber, and core number/letter. Remove core from Ziplock bag and p</w:t>
      </w:r>
      <w:r w:rsidRPr="00402D2D">
        <w:rPr>
          <w:sz w:val="24"/>
          <w:szCs w:val="24"/>
        </w:rPr>
        <w:t xml:space="preserve">lace the core in </w:t>
      </w:r>
      <w:r w:rsidRPr="00761917">
        <w:rPr>
          <w:sz w:val="24"/>
          <w:szCs w:val="24"/>
        </w:rPr>
        <w:t xml:space="preserve">the top sieve. </w:t>
      </w:r>
    </w:p>
    <w:p w14:paraId="27483580" w14:textId="77777777" w:rsidR="002D7ABA" w:rsidRPr="00CC600F" w:rsidRDefault="002D7ABA" w:rsidP="002D7ABA">
      <w:pPr>
        <w:pStyle w:val="NoSpacing"/>
        <w:numPr>
          <w:ilvl w:val="0"/>
          <w:numId w:val="46"/>
        </w:numPr>
        <w:spacing w:after="240"/>
        <w:rPr>
          <w:sz w:val="24"/>
          <w:szCs w:val="24"/>
        </w:rPr>
      </w:pPr>
      <w:r>
        <w:rPr>
          <w:sz w:val="24"/>
          <w:szCs w:val="24"/>
        </w:rPr>
        <w:t>Check the root core bag for any rips, holes, or other noteworthy things, and make a note of them in the washing checklist.</w:t>
      </w:r>
    </w:p>
    <w:p w14:paraId="18392959" w14:textId="77777777" w:rsidR="002D7ABA" w:rsidRPr="00CC600F" w:rsidRDefault="002D7ABA" w:rsidP="002D7ABA">
      <w:pPr>
        <w:pStyle w:val="NoSpacing"/>
        <w:numPr>
          <w:ilvl w:val="0"/>
          <w:numId w:val="46"/>
        </w:numPr>
        <w:spacing w:after="240"/>
        <w:rPr>
          <w:sz w:val="24"/>
          <w:szCs w:val="24"/>
        </w:rPr>
      </w:pPr>
      <w:r>
        <w:rPr>
          <w:sz w:val="24"/>
          <w:szCs w:val="24"/>
        </w:rPr>
        <w:t>P</w:t>
      </w:r>
      <w:r w:rsidRPr="006B408A">
        <w:rPr>
          <w:sz w:val="24"/>
          <w:szCs w:val="24"/>
        </w:rPr>
        <w:t>ick off any root</w:t>
      </w:r>
      <w:r>
        <w:rPr>
          <w:sz w:val="24"/>
          <w:szCs w:val="24"/>
        </w:rPr>
        <w:t>s</w:t>
      </w:r>
      <w:r w:rsidRPr="006B408A">
        <w:rPr>
          <w:sz w:val="24"/>
          <w:szCs w:val="24"/>
        </w:rPr>
        <w:t xml:space="preserve"> clinging to the outside of the </w:t>
      </w:r>
      <w:r>
        <w:rPr>
          <w:sz w:val="24"/>
          <w:szCs w:val="24"/>
        </w:rPr>
        <w:t xml:space="preserve">plastic/mesh root core </w:t>
      </w:r>
      <w:r w:rsidRPr="006B408A">
        <w:rPr>
          <w:sz w:val="24"/>
          <w:szCs w:val="24"/>
        </w:rPr>
        <w:t>bag</w:t>
      </w:r>
      <w:r>
        <w:rPr>
          <w:sz w:val="24"/>
          <w:szCs w:val="24"/>
        </w:rPr>
        <w:t xml:space="preserve"> and discard into trash.</w:t>
      </w:r>
      <w:r w:rsidRPr="006B408A">
        <w:rPr>
          <w:sz w:val="24"/>
          <w:szCs w:val="24"/>
        </w:rPr>
        <w:t xml:space="preserve"> </w:t>
      </w:r>
      <w:r w:rsidRPr="003A32C1">
        <w:rPr>
          <w:i/>
          <w:iCs/>
          <w:sz w:val="24"/>
          <w:szCs w:val="24"/>
        </w:rPr>
        <w:t>Only the roots inside of the ingrowth core bag are of concern.</w:t>
      </w:r>
    </w:p>
    <w:p w14:paraId="63F3F77F" w14:textId="77777777" w:rsidR="002D7ABA" w:rsidRDefault="002D7ABA" w:rsidP="002D7ABA">
      <w:pPr>
        <w:pStyle w:val="NoSpacing"/>
        <w:numPr>
          <w:ilvl w:val="0"/>
          <w:numId w:val="46"/>
        </w:numPr>
        <w:spacing w:after="240"/>
        <w:rPr>
          <w:sz w:val="24"/>
          <w:szCs w:val="24"/>
        </w:rPr>
      </w:pPr>
      <w:r w:rsidRPr="002C6F2A">
        <w:rPr>
          <w:sz w:val="24"/>
          <w:szCs w:val="24"/>
        </w:rPr>
        <w:t xml:space="preserve">Rinse out any loose dirt from the </w:t>
      </w:r>
      <w:r>
        <w:rPr>
          <w:sz w:val="24"/>
          <w:szCs w:val="24"/>
        </w:rPr>
        <w:t>Z</w:t>
      </w:r>
      <w:r w:rsidRPr="002C6F2A">
        <w:rPr>
          <w:sz w:val="24"/>
          <w:szCs w:val="24"/>
        </w:rPr>
        <w:t>iplock ba</w:t>
      </w:r>
      <w:r>
        <w:rPr>
          <w:sz w:val="24"/>
          <w:szCs w:val="24"/>
        </w:rPr>
        <w:t>g</w:t>
      </w:r>
      <w:r w:rsidRPr="002C6F2A">
        <w:rPr>
          <w:sz w:val="24"/>
          <w:szCs w:val="24"/>
        </w:rPr>
        <w:t xml:space="preserve"> and place </w:t>
      </w:r>
      <w:r>
        <w:rPr>
          <w:sz w:val="24"/>
          <w:szCs w:val="24"/>
        </w:rPr>
        <w:t xml:space="preserve">it </w:t>
      </w:r>
      <w:r w:rsidRPr="002C6F2A">
        <w:rPr>
          <w:sz w:val="24"/>
          <w:szCs w:val="24"/>
        </w:rPr>
        <w:t xml:space="preserve">aside. </w:t>
      </w:r>
    </w:p>
    <w:p w14:paraId="216ABDDF" w14:textId="77777777" w:rsidR="002D7ABA" w:rsidRDefault="002D7ABA" w:rsidP="002D7ABA">
      <w:pPr>
        <w:pStyle w:val="NoSpacing"/>
        <w:numPr>
          <w:ilvl w:val="0"/>
          <w:numId w:val="46"/>
        </w:numPr>
        <w:spacing w:after="240"/>
        <w:rPr>
          <w:sz w:val="24"/>
          <w:szCs w:val="24"/>
        </w:rPr>
      </w:pPr>
      <w:r>
        <w:rPr>
          <w:sz w:val="24"/>
          <w:szCs w:val="24"/>
        </w:rPr>
        <w:t xml:space="preserve">Fill up your </w:t>
      </w:r>
      <w:r>
        <w:rPr>
          <w:color w:val="FF0000"/>
          <w:sz w:val="24"/>
          <w:szCs w:val="24"/>
        </w:rPr>
        <w:t xml:space="preserve">black plastic bowl of water and keep it next to your sieve. </w:t>
      </w:r>
    </w:p>
    <w:p w14:paraId="1702DBB9" w14:textId="77777777" w:rsidR="002D7ABA" w:rsidRPr="00CC600F" w:rsidRDefault="002D7ABA" w:rsidP="002D7ABA">
      <w:pPr>
        <w:pStyle w:val="NoSpacing"/>
        <w:numPr>
          <w:ilvl w:val="0"/>
          <w:numId w:val="46"/>
        </w:numPr>
        <w:spacing w:after="240"/>
        <w:rPr>
          <w:sz w:val="24"/>
          <w:szCs w:val="24"/>
        </w:rPr>
      </w:pPr>
      <w:r w:rsidRPr="003A32C1">
        <w:rPr>
          <w:sz w:val="24"/>
          <w:szCs w:val="24"/>
        </w:rPr>
        <w:t>Different washing methods are required based on experiment</w:t>
      </w:r>
    </w:p>
    <w:p w14:paraId="63B3F52A" w14:textId="3F0AAFBB" w:rsidR="002D7ABA" w:rsidRPr="00CC600F" w:rsidRDefault="002D7ABA" w:rsidP="002D7ABA">
      <w:pPr>
        <w:pStyle w:val="NoSpacing"/>
        <w:numPr>
          <w:ilvl w:val="1"/>
          <w:numId w:val="46"/>
        </w:numPr>
        <w:spacing w:after="240"/>
        <w:rPr>
          <w:sz w:val="24"/>
          <w:szCs w:val="24"/>
        </w:rPr>
      </w:pPr>
      <w:r w:rsidRPr="007D0EE6">
        <w:rPr>
          <w:b/>
          <w:bCs/>
          <w:sz w:val="24"/>
          <w:szCs w:val="24"/>
        </w:rPr>
        <w:t>LTREB cores</w:t>
      </w:r>
      <w:r>
        <w:rPr>
          <w:sz w:val="24"/>
          <w:szCs w:val="24"/>
        </w:rPr>
        <w:t xml:space="preserve"> (1M, 2M, </w:t>
      </w:r>
      <w:proofErr w:type="spellStart"/>
      <w:r>
        <w:rPr>
          <w:sz w:val="24"/>
          <w:szCs w:val="24"/>
        </w:rPr>
        <w:t>Phrag</w:t>
      </w:r>
      <w:proofErr w:type="spellEnd"/>
      <w:r>
        <w:rPr>
          <w:sz w:val="24"/>
          <w:szCs w:val="24"/>
        </w:rPr>
        <w:t xml:space="preserve">) </w:t>
      </w:r>
      <w:commentRangeStart w:id="27"/>
      <w:r>
        <w:rPr>
          <w:sz w:val="24"/>
          <w:szCs w:val="24"/>
        </w:rPr>
        <w:t xml:space="preserve">- </w:t>
      </w:r>
      <w:r w:rsidRPr="002C6F2A">
        <w:rPr>
          <w:sz w:val="24"/>
          <w:szCs w:val="24"/>
        </w:rPr>
        <w:t xml:space="preserve">Cut the core in half and </w:t>
      </w:r>
      <w:r>
        <w:rPr>
          <w:sz w:val="24"/>
          <w:szCs w:val="24"/>
        </w:rPr>
        <w:t>place one-</w:t>
      </w:r>
      <w:r w:rsidRPr="002C6F2A">
        <w:rPr>
          <w:sz w:val="24"/>
          <w:szCs w:val="24"/>
        </w:rPr>
        <w:t xml:space="preserve">half of the core into the top sieve. </w:t>
      </w:r>
      <w:commentRangeEnd w:id="27"/>
      <w:r>
        <w:rPr>
          <w:rStyle w:val="CommentReference"/>
        </w:rPr>
        <w:commentReference w:id="27"/>
      </w:r>
      <w:r>
        <w:rPr>
          <w:sz w:val="24"/>
          <w:szCs w:val="24"/>
        </w:rPr>
        <w:t xml:space="preserve">Spray the sediment through the sieves until mostly washed away. Then place the second half of the core into top of the sieve and repeat the process. </w:t>
      </w:r>
      <w:r w:rsidRPr="003A32C1">
        <w:rPr>
          <w:color w:val="FF0000"/>
          <w:sz w:val="24"/>
          <w:szCs w:val="24"/>
        </w:rPr>
        <w:t>Ri</w:t>
      </w:r>
      <w:r w:rsidR="00665468">
        <w:rPr>
          <w:color w:val="FF0000"/>
          <w:sz w:val="24"/>
          <w:szCs w:val="24"/>
        </w:rPr>
        <w:t>n</w:t>
      </w:r>
      <w:r w:rsidRPr="003A32C1">
        <w:rPr>
          <w:color w:val="FF0000"/>
          <w:sz w:val="24"/>
          <w:szCs w:val="24"/>
        </w:rPr>
        <w:t>se core bag as well.</w:t>
      </w:r>
    </w:p>
    <w:p w14:paraId="09D12580" w14:textId="56049CEB" w:rsidR="002D7ABA" w:rsidRDefault="002D7ABA" w:rsidP="002D7ABA">
      <w:pPr>
        <w:pStyle w:val="NoSpacing"/>
        <w:numPr>
          <w:ilvl w:val="1"/>
          <w:numId w:val="46"/>
        </w:numPr>
        <w:spacing w:after="240"/>
        <w:rPr>
          <w:i/>
          <w:iCs/>
          <w:sz w:val="24"/>
          <w:szCs w:val="24"/>
        </w:rPr>
      </w:pPr>
      <w:r w:rsidRPr="007D0EE6">
        <w:rPr>
          <w:b/>
          <w:bCs/>
          <w:sz w:val="24"/>
          <w:szCs w:val="24"/>
        </w:rPr>
        <w:t>SMARTX cores</w:t>
      </w:r>
      <w:r w:rsidRPr="00E4736A">
        <w:rPr>
          <w:sz w:val="24"/>
          <w:szCs w:val="24"/>
        </w:rPr>
        <w:t xml:space="preserve"> (C3 &amp; C4)</w:t>
      </w:r>
      <w:r w:rsidRPr="00E4736A">
        <w:rPr>
          <w:i/>
          <w:iCs/>
          <w:sz w:val="24"/>
          <w:szCs w:val="24"/>
        </w:rPr>
        <w:t xml:space="preserve">- </w:t>
      </w:r>
      <w:r w:rsidRPr="007D0EE6">
        <w:rPr>
          <w:sz w:val="24"/>
          <w:szCs w:val="24"/>
        </w:rPr>
        <w:t xml:space="preserve">Separate each core into </w:t>
      </w:r>
      <w:r>
        <w:rPr>
          <w:sz w:val="24"/>
          <w:szCs w:val="24"/>
        </w:rPr>
        <w:t>two (</w:t>
      </w:r>
      <w:r w:rsidRPr="007D0EE6">
        <w:rPr>
          <w:sz w:val="24"/>
          <w:szCs w:val="24"/>
        </w:rPr>
        <w:t>2</w:t>
      </w:r>
      <w:r>
        <w:rPr>
          <w:sz w:val="24"/>
          <w:szCs w:val="24"/>
        </w:rPr>
        <w:t>)</w:t>
      </w:r>
      <w:r w:rsidRPr="007D0EE6">
        <w:rPr>
          <w:sz w:val="24"/>
          <w:szCs w:val="24"/>
        </w:rPr>
        <w:t xml:space="preserve"> sections: the top 25</w:t>
      </w:r>
      <w:r>
        <w:rPr>
          <w:sz w:val="24"/>
          <w:szCs w:val="24"/>
        </w:rPr>
        <w:t xml:space="preserve"> </w:t>
      </w:r>
      <w:r w:rsidRPr="007D0EE6">
        <w:rPr>
          <w:sz w:val="24"/>
          <w:szCs w:val="24"/>
        </w:rPr>
        <w:t xml:space="preserve">cm, and whatever amount is left at the bottom. Use a </w:t>
      </w:r>
      <w:commentRangeStart w:id="28"/>
      <w:r w:rsidRPr="007D0EE6">
        <w:rPr>
          <w:sz w:val="24"/>
          <w:szCs w:val="24"/>
        </w:rPr>
        <w:t xml:space="preserve">ruler </w:t>
      </w:r>
      <w:commentRangeEnd w:id="28"/>
      <w:r>
        <w:rPr>
          <w:rStyle w:val="CommentReference"/>
        </w:rPr>
        <w:commentReference w:id="28"/>
      </w:r>
      <w:r w:rsidRPr="007D0EE6">
        <w:rPr>
          <w:sz w:val="24"/>
          <w:szCs w:val="24"/>
        </w:rPr>
        <w:t>and scissors to measure from the surface of the sediment down to 25</w:t>
      </w:r>
      <w:r>
        <w:rPr>
          <w:sz w:val="24"/>
          <w:szCs w:val="24"/>
        </w:rPr>
        <w:t xml:space="preserve"> </w:t>
      </w:r>
      <w:r w:rsidRPr="007D0EE6">
        <w:rPr>
          <w:sz w:val="24"/>
          <w:szCs w:val="24"/>
        </w:rPr>
        <w:t>cm and cut the core there. The top 25</w:t>
      </w:r>
      <w:r>
        <w:rPr>
          <w:sz w:val="24"/>
          <w:szCs w:val="24"/>
        </w:rPr>
        <w:t xml:space="preserve"> </w:t>
      </w:r>
      <w:r w:rsidRPr="007D0EE6">
        <w:rPr>
          <w:sz w:val="24"/>
          <w:szCs w:val="24"/>
        </w:rPr>
        <w:t xml:space="preserve">cm section of the core and the bottom remaining section of the core are now treated/processed as </w:t>
      </w:r>
      <w:r w:rsidRPr="007D0EE6">
        <w:rPr>
          <w:i/>
          <w:iCs/>
          <w:sz w:val="24"/>
          <w:szCs w:val="24"/>
        </w:rPr>
        <w:t>two separate</w:t>
      </w:r>
      <w:r w:rsidRPr="007D0EE6">
        <w:rPr>
          <w:sz w:val="24"/>
          <w:szCs w:val="24"/>
        </w:rPr>
        <w:t xml:space="preserve"> cores.</w:t>
      </w:r>
      <w:r w:rsidRPr="00CC600F">
        <w:rPr>
          <w:i/>
          <w:iCs/>
          <w:sz w:val="24"/>
          <w:szCs w:val="24"/>
        </w:rPr>
        <w:t xml:space="preserve"> </w:t>
      </w:r>
      <w:ins w:id="29" w:author="Fisher, Jillian, J" w:date="2026-03-05T15:50:00Z" w16du:dateUtc="2026-03-05T20:50:00Z">
        <w:r w:rsidR="00665468">
          <w:rPr>
            <w:sz w:val="24"/>
            <w:szCs w:val="24"/>
          </w:rPr>
          <w:t>Use the gallon Ziploc</w:t>
        </w:r>
      </w:ins>
      <w:ins w:id="30" w:author="Fisher, Jillian, J" w:date="2026-03-05T15:51:00Z" w16du:dateUtc="2026-03-05T20:51:00Z">
        <w:r w:rsidR="00665468">
          <w:rPr>
            <w:sz w:val="24"/>
            <w:szCs w:val="24"/>
          </w:rPr>
          <w:t xml:space="preserve"> (labelled “T”)</w:t>
        </w:r>
      </w:ins>
      <w:ins w:id="31" w:author="Fisher, Jillian, J" w:date="2026-03-05T15:50:00Z" w16du:dateUtc="2026-03-05T20:50:00Z">
        <w:r w:rsidR="00665468">
          <w:rPr>
            <w:sz w:val="24"/>
            <w:szCs w:val="24"/>
          </w:rPr>
          <w:t xml:space="preserve"> for the </w:t>
        </w:r>
      </w:ins>
      <w:ins w:id="32" w:author="Fisher, Jillian, J" w:date="2026-03-05T15:51:00Z" w16du:dateUtc="2026-03-05T20:51:00Z">
        <w:r w:rsidR="00665468">
          <w:rPr>
            <w:sz w:val="24"/>
            <w:szCs w:val="24"/>
          </w:rPr>
          <w:t>top core roots, and large bag for the bottom core roots.</w:t>
        </w:r>
      </w:ins>
    </w:p>
    <w:p w14:paraId="37985FCA" w14:textId="77777777" w:rsidR="002D7ABA" w:rsidRPr="003A32C1" w:rsidRDefault="002D7ABA" w:rsidP="002D7ABA">
      <w:pPr>
        <w:pStyle w:val="NoSpacing"/>
        <w:numPr>
          <w:ilvl w:val="0"/>
          <w:numId w:val="46"/>
        </w:numPr>
        <w:spacing w:after="240"/>
        <w:rPr>
          <w:i/>
          <w:iCs/>
          <w:sz w:val="24"/>
          <w:szCs w:val="24"/>
        </w:rPr>
      </w:pPr>
      <w:r w:rsidRPr="003A32C1">
        <w:rPr>
          <w:sz w:val="24"/>
          <w:szCs w:val="24"/>
        </w:rPr>
        <w:lastRenderedPageBreak/>
        <w:t xml:space="preserve">Use tweezers to pick off any roots clinging to the outside and inside of the plastic/mesh </w:t>
      </w:r>
      <w:r>
        <w:rPr>
          <w:sz w:val="24"/>
          <w:szCs w:val="24"/>
        </w:rPr>
        <w:t xml:space="preserve">root core </w:t>
      </w:r>
      <w:r w:rsidRPr="003A32C1">
        <w:rPr>
          <w:sz w:val="24"/>
          <w:szCs w:val="24"/>
        </w:rPr>
        <w:t xml:space="preserve">bag(s). These roots should be saved </w:t>
      </w:r>
      <w:commentRangeStart w:id="33"/>
      <w:r w:rsidRPr="003A32C1">
        <w:rPr>
          <w:color w:val="FF0000"/>
          <w:sz w:val="24"/>
          <w:szCs w:val="24"/>
        </w:rPr>
        <w:t xml:space="preserve">and added to your pile of clean roots in the black plastic bowl of water. </w:t>
      </w:r>
      <w:commentRangeEnd w:id="33"/>
      <w:r w:rsidR="007C5750">
        <w:rPr>
          <w:rStyle w:val="CommentReference"/>
        </w:rPr>
        <w:commentReference w:id="33"/>
      </w:r>
    </w:p>
    <w:p w14:paraId="6B9F9C60" w14:textId="77777777" w:rsidR="002D7ABA" w:rsidRPr="003A32C1" w:rsidRDefault="002D7ABA" w:rsidP="002D7ABA">
      <w:pPr>
        <w:pStyle w:val="NoSpacing"/>
        <w:numPr>
          <w:ilvl w:val="1"/>
          <w:numId w:val="46"/>
        </w:numPr>
        <w:spacing w:after="240"/>
        <w:rPr>
          <w:i/>
          <w:iCs/>
          <w:sz w:val="24"/>
          <w:szCs w:val="24"/>
        </w:rPr>
      </w:pPr>
      <w:r w:rsidRPr="003A32C1">
        <w:rPr>
          <w:sz w:val="24"/>
          <w:szCs w:val="24"/>
        </w:rPr>
        <w:t>You may encounter large rhizomes which can be tricky to remove from the mesh. You can use scissors to cut the mesh from around the rhizomes, if needed.</w:t>
      </w:r>
    </w:p>
    <w:p w14:paraId="653F0077" w14:textId="19211629" w:rsidR="002D7ABA" w:rsidRPr="003A32C1" w:rsidRDefault="002D7ABA" w:rsidP="002D7ABA">
      <w:pPr>
        <w:pStyle w:val="NoSpacing"/>
        <w:numPr>
          <w:ilvl w:val="0"/>
          <w:numId w:val="46"/>
        </w:numPr>
        <w:spacing w:after="240"/>
        <w:rPr>
          <w:color w:val="FF0000"/>
          <w:sz w:val="24"/>
          <w:szCs w:val="24"/>
        </w:rPr>
      </w:pPr>
      <w:r w:rsidRPr="003A32C1">
        <w:rPr>
          <w:color w:val="FF0000"/>
          <w:sz w:val="24"/>
          <w:szCs w:val="24"/>
        </w:rPr>
        <w:t xml:space="preserve">Spray the sieve stack until </w:t>
      </w:r>
      <w:r>
        <w:rPr>
          <w:color w:val="FF0000"/>
          <w:sz w:val="24"/>
          <w:szCs w:val="24"/>
        </w:rPr>
        <w:t>most</w:t>
      </w:r>
      <w:r w:rsidRPr="003A32C1">
        <w:rPr>
          <w:color w:val="FF0000"/>
          <w:sz w:val="24"/>
          <w:szCs w:val="24"/>
        </w:rPr>
        <w:t xml:space="preserve"> of the dirt/peat is washed th</w:t>
      </w:r>
      <w:ins w:id="34" w:author="Fisher, Jillian, J" w:date="2026-03-05T15:52:00Z" w16du:dateUtc="2026-03-05T20:52:00Z">
        <w:r w:rsidR="00665468">
          <w:rPr>
            <w:color w:val="FF0000"/>
            <w:sz w:val="24"/>
            <w:szCs w:val="24"/>
          </w:rPr>
          <w:t>r</w:t>
        </w:r>
      </w:ins>
      <w:r w:rsidRPr="003A32C1">
        <w:rPr>
          <w:color w:val="FF0000"/>
          <w:sz w:val="24"/>
          <w:szCs w:val="24"/>
        </w:rPr>
        <w:t xml:space="preserve">ough. </w:t>
      </w:r>
      <w:r>
        <w:rPr>
          <w:color w:val="FF0000"/>
          <w:sz w:val="24"/>
          <w:szCs w:val="24"/>
        </w:rPr>
        <w:t>Turning the sieve and spraying from an ang</w:t>
      </w:r>
      <w:ins w:id="35" w:author="Fisher, Jillian, J" w:date="2026-03-05T15:52:00Z" w16du:dateUtc="2026-03-05T20:52:00Z">
        <w:r w:rsidR="00665468">
          <w:rPr>
            <w:color w:val="FF0000"/>
            <w:sz w:val="24"/>
            <w:szCs w:val="24"/>
          </w:rPr>
          <w:t>le</w:t>
        </w:r>
      </w:ins>
      <w:del w:id="36" w:author="Fisher, Jillian, J" w:date="2026-03-05T15:52:00Z" w16du:dateUtc="2026-03-05T20:52:00Z">
        <w:r w:rsidDel="00665468">
          <w:rPr>
            <w:color w:val="FF0000"/>
            <w:sz w:val="24"/>
            <w:szCs w:val="24"/>
          </w:rPr>
          <w:delText>el</w:delText>
        </w:r>
      </w:del>
      <w:r>
        <w:rPr>
          <w:color w:val="FF0000"/>
          <w:sz w:val="24"/>
          <w:szCs w:val="24"/>
        </w:rPr>
        <w:t xml:space="preserve"> will help remove debris.</w:t>
      </w:r>
    </w:p>
    <w:p w14:paraId="3D01BD28" w14:textId="5630B8DE" w:rsidR="002D7ABA" w:rsidRDefault="002D7ABA" w:rsidP="002D7ABA">
      <w:pPr>
        <w:pStyle w:val="NoSpacing"/>
        <w:numPr>
          <w:ilvl w:val="0"/>
          <w:numId w:val="46"/>
        </w:numPr>
        <w:spacing w:after="240"/>
        <w:rPr>
          <w:color w:val="FF0000"/>
          <w:sz w:val="24"/>
          <w:szCs w:val="24"/>
        </w:rPr>
      </w:pPr>
      <w:r w:rsidRPr="003A32C1">
        <w:rPr>
          <w:color w:val="FF0000"/>
          <w:sz w:val="24"/>
          <w:szCs w:val="24"/>
        </w:rPr>
        <w:t>Pick out as many roots as you can</w:t>
      </w:r>
      <w:r>
        <w:rPr>
          <w:color w:val="FF0000"/>
          <w:sz w:val="24"/>
          <w:szCs w:val="24"/>
        </w:rPr>
        <w:t xml:space="preserve"> from the top</w:t>
      </w:r>
      <w:ins w:id="37" w:author="Fisher, Jillian, J" w:date="2026-02-20T09:38:00Z" w16du:dateUtc="2026-02-20T14:38:00Z">
        <w:r w:rsidR="00EF75A1">
          <w:rPr>
            <w:color w:val="FF0000"/>
            <w:sz w:val="24"/>
            <w:szCs w:val="24"/>
          </w:rPr>
          <w:t xml:space="preserve"> and</w:t>
        </w:r>
      </w:ins>
      <w:ins w:id="38" w:author="Fisher, Jillian, J" w:date="2026-02-20T09:37:00Z" w16du:dateUtc="2026-02-20T14:37:00Z">
        <w:r w:rsidR="00EF75A1">
          <w:rPr>
            <w:color w:val="FF0000"/>
            <w:sz w:val="24"/>
            <w:szCs w:val="24"/>
          </w:rPr>
          <w:t xml:space="preserve"> gently shake them in the bowl of water to remove debris</w:t>
        </w:r>
      </w:ins>
      <w:ins w:id="39" w:author="Fisher, Jillian, J" w:date="2026-02-20T09:38:00Z" w16du:dateUtc="2026-02-20T14:38:00Z">
        <w:r w:rsidR="00EF75A1">
          <w:rPr>
            <w:color w:val="FF0000"/>
            <w:sz w:val="24"/>
            <w:szCs w:val="24"/>
          </w:rPr>
          <w:t>.</w:t>
        </w:r>
      </w:ins>
      <w:del w:id="40" w:author="Fisher, Jillian, J" w:date="2026-02-20T09:37:00Z" w16du:dateUtc="2026-02-20T14:37:00Z">
        <w:r w:rsidDel="00EF75A1">
          <w:rPr>
            <w:color w:val="FF0000"/>
            <w:sz w:val="24"/>
            <w:szCs w:val="24"/>
          </w:rPr>
          <w:delText xml:space="preserve"> sieve</w:delText>
        </w:r>
        <w:r w:rsidRPr="003A32C1" w:rsidDel="00EF75A1">
          <w:rPr>
            <w:color w:val="FF0000"/>
            <w:sz w:val="24"/>
            <w:szCs w:val="24"/>
          </w:rPr>
          <w:delText xml:space="preserve"> and place them into the </w:delText>
        </w:r>
        <w:r w:rsidDel="00EF75A1">
          <w:rPr>
            <w:color w:val="FF0000"/>
            <w:sz w:val="24"/>
            <w:szCs w:val="24"/>
          </w:rPr>
          <w:delText>black plastic bowl of water</w:delText>
        </w:r>
      </w:del>
      <w:del w:id="41" w:author="Fisher, Jillian, J" w:date="2026-02-20T09:38:00Z" w16du:dateUtc="2026-02-20T14:38:00Z">
        <w:r w:rsidDel="00EF75A1">
          <w:rPr>
            <w:color w:val="FF0000"/>
            <w:sz w:val="24"/>
            <w:szCs w:val="24"/>
          </w:rPr>
          <w:delText>. This removes any fine material from the roots.</w:delText>
        </w:r>
      </w:del>
      <w:r>
        <w:rPr>
          <w:color w:val="FF0000"/>
          <w:sz w:val="24"/>
          <w:szCs w:val="24"/>
        </w:rPr>
        <w:t xml:space="preserve"> </w:t>
      </w:r>
      <w:ins w:id="42" w:author="Fisher, Jillian, J" w:date="2026-02-20T09:38:00Z" w16du:dateUtc="2026-02-20T14:38:00Z">
        <w:r w:rsidR="00EF75A1">
          <w:rPr>
            <w:color w:val="FF0000"/>
            <w:sz w:val="24"/>
            <w:szCs w:val="24"/>
          </w:rPr>
          <w:t>Pile the collected roots in the spout of the bowl. Tra</w:t>
        </w:r>
      </w:ins>
      <w:ins w:id="43" w:author="Fisher, Jillian, J" w:date="2026-02-20T09:39:00Z" w16du:dateUtc="2026-02-20T14:39:00Z">
        <w:r w:rsidR="00EF75A1">
          <w:rPr>
            <w:color w:val="FF0000"/>
            <w:sz w:val="24"/>
            <w:szCs w:val="24"/>
          </w:rPr>
          <w:t xml:space="preserve">nsfer the pile to the </w:t>
        </w:r>
      </w:ins>
      <w:ins w:id="44" w:author="Fisher, Jillian, J" w:date="2026-02-20T09:40:00Z" w16du:dateUtc="2026-02-20T14:40:00Z">
        <w:r w:rsidR="00EF75A1">
          <w:rPr>
            <w:color w:val="FF0000"/>
            <w:sz w:val="24"/>
            <w:szCs w:val="24"/>
          </w:rPr>
          <w:t xml:space="preserve">Ziploc </w:t>
        </w:r>
      </w:ins>
      <w:ins w:id="45" w:author="Fisher, Jillian, J" w:date="2026-02-20T09:39:00Z" w16du:dateUtc="2026-02-20T14:39:00Z">
        <w:r w:rsidR="00EF75A1">
          <w:rPr>
            <w:color w:val="FF0000"/>
            <w:sz w:val="24"/>
            <w:szCs w:val="24"/>
          </w:rPr>
          <w:t>bag as needed when it becomes too large.</w:t>
        </w:r>
      </w:ins>
    </w:p>
    <w:p w14:paraId="79F391F1" w14:textId="2BC3E40D" w:rsidR="00030E97" w:rsidRDefault="00030E97" w:rsidP="00CD46DB">
      <w:pPr>
        <w:pStyle w:val="NoSpacing"/>
        <w:spacing w:after="240"/>
        <w:rPr>
          <w:color w:val="FF0000"/>
          <w:sz w:val="24"/>
          <w:szCs w:val="24"/>
        </w:rPr>
      </w:pPr>
    </w:p>
    <w:p w14:paraId="542D69C5" w14:textId="13D5BE59" w:rsidR="00CD46DB" w:rsidRDefault="00CD46DB" w:rsidP="00CD46DB">
      <w:pPr>
        <w:pStyle w:val="NoSpacing"/>
        <w:spacing w:after="240"/>
        <w:rPr>
          <w:color w:val="FF0000"/>
          <w:sz w:val="24"/>
          <w:szCs w:val="24"/>
        </w:rPr>
      </w:pPr>
      <w:r w:rsidRPr="00CD46DB">
        <w:rPr>
          <w:noProof/>
          <w:color w:val="FF0000"/>
          <w:sz w:val="24"/>
          <w:szCs w:val="24"/>
        </w:rPr>
        <mc:AlternateContent>
          <mc:Choice Requires="wps">
            <w:drawing>
              <wp:anchor distT="45720" distB="45720" distL="114300" distR="114300" simplePos="0" relativeHeight="251717632" behindDoc="0" locked="0" layoutInCell="1" allowOverlap="1" wp14:anchorId="6ED150E4" wp14:editId="243B44ED">
                <wp:simplePos x="0" y="0"/>
                <wp:positionH relativeFrom="margin">
                  <wp:align>right</wp:align>
                </wp:positionH>
                <wp:positionV relativeFrom="paragraph">
                  <wp:posOffset>287655</wp:posOffset>
                </wp:positionV>
                <wp:extent cx="5932805" cy="5337175"/>
                <wp:effectExtent l="0" t="0" r="1079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805" cy="5337544"/>
                        </a:xfrm>
                        <a:prstGeom prst="rect">
                          <a:avLst/>
                        </a:prstGeom>
                        <a:solidFill>
                          <a:srgbClr val="FFFFFF"/>
                        </a:solidFill>
                        <a:ln w="9525">
                          <a:solidFill>
                            <a:srgbClr val="000000"/>
                          </a:solidFill>
                          <a:miter lim="800000"/>
                          <a:headEnd/>
                          <a:tailEnd/>
                        </a:ln>
                      </wps:spPr>
                      <wps:txbx>
                        <w:txbxContent>
                          <w:p w14:paraId="2838CA2A" w14:textId="79ABB920" w:rsidR="00CD46DB" w:rsidRDefault="00CD46DB" w:rsidP="00CD46DB">
                            <w:pPr>
                              <w:ind w:firstLine="720"/>
                            </w:pPr>
                          </w:p>
                          <w:p w14:paraId="0B8AEF11" w14:textId="15108A50" w:rsidR="00CD46DB" w:rsidRDefault="00030E97" w:rsidP="00CD46DB">
                            <w:pPr>
                              <w:ind w:firstLine="720"/>
                            </w:pPr>
                            <w:r>
                              <w:rPr>
                                <w:noProof/>
                              </w:rPr>
                              <w:drawing>
                                <wp:inline distT="0" distB="0" distL="0" distR="0" wp14:anchorId="3696CC65" wp14:editId="522C1469">
                                  <wp:extent cx="4986655" cy="3700145"/>
                                  <wp:effectExtent l="0" t="0" r="4445" b="0"/>
                                  <wp:docPr id="71808375" name="Picture 10" descr="A bucket with roots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8375" name="Picture 10" descr="A bucket with roots in i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86655" cy="3700145"/>
                                          </a:xfrm>
                                          <a:prstGeom prst="rect">
                                            <a:avLst/>
                                          </a:prstGeom>
                                          <a:noFill/>
                                          <a:ln>
                                            <a:noFill/>
                                          </a:ln>
                                        </pic:spPr>
                                      </pic:pic>
                                    </a:graphicData>
                                  </a:graphic>
                                </wp:inline>
                              </w:drawing>
                            </w:r>
                          </w:p>
                          <w:p w14:paraId="40BF1B5E" w14:textId="77777777" w:rsidR="00CD46DB" w:rsidRDefault="00CD46DB" w:rsidP="00CD46DB">
                            <w:pPr>
                              <w:pStyle w:val="ListParagraph"/>
                              <w:numPr>
                                <w:ilvl w:val="0"/>
                                <w:numId w:val="75"/>
                              </w:numPr>
                            </w:pPr>
                            <w:r>
                              <w:t>Roots being swished around in water to remove debris</w:t>
                            </w:r>
                          </w:p>
                          <w:p w14:paraId="4FFD138A" w14:textId="1395BB6A" w:rsidR="00CD46DB" w:rsidRDefault="00CD46DB" w:rsidP="00CD46DB">
                            <w:pPr>
                              <w:pStyle w:val="ListParagraph"/>
                              <w:numPr>
                                <w:ilvl w:val="0"/>
                                <w:numId w:val="75"/>
                              </w:numPr>
                            </w:pPr>
                            <w:r>
                              <w:t xml:space="preserve">Roots that are clean and waiting to be put into bag, this is especially helpful for tiny roots or ones that have broken apart. Large strings of roots can bypass this waiting point and be put directly in the bag. </w:t>
                            </w:r>
                          </w:p>
                          <w:p w14:paraId="47F7F852" w14:textId="7540BF70" w:rsidR="00CD46DB" w:rsidRDefault="00CD46DB" w:rsidP="00CD46DB">
                            <w:pPr>
                              <w:pStyle w:val="ListParagraph"/>
                              <w:numPr>
                                <w:ilvl w:val="0"/>
                                <w:numId w:val="75"/>
                              </w:numPr>
                            </w:pPr>
                            <w:r>
                              <w:t xml:space="preserve">Roots that are clean and inside the sample bag </w:t>
                            </w:r>
                          </w:p>
                          <w:p w14:paraId="5A3F597C" w14:textId="77777777" w:rsidR="00CD46DB" w:rsidRDefault="00CD46DB" w:rsidP="00030E9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150E4" id="Text Box 2" o:spid="_x0000_s1044" type="#_x0000_t202" style="position:absolute;margin-left:415.95pt;margin-top:22.65pt;width:467.15pt;height:420.25pt;z-index:251717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">
                <v:textbox>
                  <w:txbxContent>
                    <w:p w14:paraId="2838CA2A" w14:textId="79ABB920" w:rsidR="00CD46DB" w:rsidRDefault="00CD46DB" w:rsidP="00CD46DB">
                      <w:pPr>
                        <w:ind w:firstLine="720"/>
                      </w:pPr>
                    </w:p>
                    <w:p w14:paraId="0B8AEF11" w14:textId="15108A50" w:rsidR="00CD46DB" w:rsidRDefault="00030E97" w:rsidP="00CD46DB">
                      <w:pPr>
                        <w:ind w:firstLine="720"/>
                      </w:pPr>
                      <w:r>
                        <w:rPr>
                          <w:noProof/>
                        </w:rPr>
                        <w:drawing>
                          <wp:inline distT="0" distB="0" distL="0" distR="0" wp14:anchorId="3696CC65" wp14:editId="522C1469">
                            <wp:extent cx="4986655" cy="3700145"/>
                            <wp:effectExtent l="0" t="0" r="4445" b="0"/>
                            <wp:docPr id="71808375" name="Picture 10" descr="A bucket with roots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8375" name="Picture 10" descr="A bucket with roots in i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86655" cy="3700145"/>
                                    </a:xfrm>
                                    <a:prstGeom prst="rect">
                                      <a:avLst/>
                                    </a:prstGeom>
                                    <a:noFill/>
                                    <a:ln>
                                      <a:noFill/>
                                    </a:ln>
                                  </pic:spPr>
                                </pic:pic>
                              </a:graphicData>
                            </a:graphic>
                          </wp:inline>
                        </w:drawing>
                      </w:r>
                    </w:p>
                    <w:p w14:paraId="40BF1B5E" w14:textId="77777777" w:rsidR="00CD46DB" w:rsidRDefault="00CD46DB" w:rsidP="00CD46DB">
                      <w:pPr>
                        <w:pStyle w:val="ListParagraph"/>
                        <w:numPr>
                          <w:ilvl w:val="0"/>
                          <w:numId w:val="75"/>
                        </w:numPr>
                      </w:pPr>
                      <w:r>
                        <w:t>Roots being swished around in water to remove debris</w:t>
                      </w:r>
                    </w:p>
                    <w:p w14:paraId="4FFD138A" w14:textId="1395BB6A" w:rsidR="00CD46DB" w:rsidRDefault="00CD46DB" w:rsidP="00CD46DB">
                      <w:pPr>
                        <w:pStyle w:val="ListParagraph"/>
                        <w:numPr>
                          <w:ilvl w:val="0"/>
                          <w:numId w:val="75"/>
                        </w:numPr>
                      </w:pPr>
                      <w:r>
                        <w:t xml:space="preserve">Roots that are clean and waiting to be put into bag, this is especially helpful for tiny roots or ones that have broken apart. Large strings of roots can bypass this waiting point and be put directly in the bag. </w:t>
                      </w:r>
                    </w:p>
                    <w:p w14:paraId="47F7F852" w14:textId="7540BF70" w:rsidR="00CD46DB" w:rsidRDefault="00CD46DB" w:rsidP="00CD46DB">
                      <w:pPr>
                        <w:pStyle w:val="ListParagraph"/>
                        <w:numPr>
                          <w:ilvl w:val="0"/>
                          <w:numId w:val="75"/>
                        </w:numPr>
                      </w:pPr>
                      <w:r>
                        <w:t xml:space="preserve">Roots that are clean and inside the sample bag </w:t>
                      </w:r>
                    </w:p>
                    <w:p w14:paraId="5A3F597C" w14:textId="77777777" w:rsidR="00CD46DB" w:rsidRDefault="00CD46DB" w:rsidP="00030E97"/>
                  </w:txbxContent>
                </v:textbox>
                <w10:wrap type="square" anchorx="margin"/>
              </v:shape>
            </w:pict>
          </mc:Fallback>
        </mc:AlternateContent>
      </w:r>
    </w:p>
    <w:p w14:paraId="3B6C505C" w14:textId="478CCB5C" w:rsidR="00CD46DB" w:rsidRDefault="00CD46DB" w:rsidP="00CD46DB">
      <w:pPr>
        <w:pStyle w:val="NoSpacing"/>
        <w:spacing w:after="240"/>
        <w:rPr>
          <w:color w:val="FF0000"/>
          <w:sz w:val="24"/>
          <w:szCs w:val="24"/>
        </w:rPr>
      </w:pPr>
    </w:p>
    <w:p w14:paraId="3681297B" w14:textId="77777777" w:rsidR="00CD46DB" w:rsidRDefault="00CD46DB" w:rsidP="00CD46DB">
      <w:pPr>
        <w:pStyle w:val="NoSpacing"/>
        <w:spacing w:after="240"/>
        <w:rPr>
          <w:color w:val="FF0000"/>
          <w:sz w:val="24"/>
          <w:szCs w:val="24"/>
        </w:rPr>
      </w:pPr>
    </w:p>
    <w:p w14:paraId="1290F14A" w14:textId="6FC4551F" w:rsidR="00CD46DB" w:rsidRDefault="00CD46DB" w:rsidP="00CD46DB">
      <w:pPr>
        <w:pStyle w:val="NoSpacing"/>
        <w:spacing w:after="240"/>
        <w:rPr>
          <w:color w:val="FF0000"/>
          <w:sz w:val="24"/>
          <w:szCs w:val="24"/>
        </w:rPr>
      </w:pPr>
    </w:p>
    <w:p w14:paraId="5F24B9B7" w14:textId="0CB15251" w:rsidR="00CD46DB" w:rsidRDefault="00CD46DB" w:rsidP="00CD46DB">
      <w:pPr>
        <w:pStyle w:val="NoSpacing"/>
        <w:spacing w:after="240"/>
        <w:rPr>
          <w:color w:val="FF0000"/>
          <w:sz w:val="24"/>
          <w:szCs w:val="24"/>
        </w:rPr>
      </w:pPr>
    </w:p>
    <w:p w14:paraId="4A830AB8" w14:textId="77777777" w:rsidR="00CD46DB" w:rsidRDefault="00CD46DB" w:rsidP="00CD46DB">
      <w:pPr>
        <w:pStyle w:val="NoSpacing"/>
        <w:spacing w:after="240"/>
        <w:rPr>
          <w:color w:val="FF0000"/>
          <w:sz w:val="24"/>
          <w:szCs w:val="24"/>
        </w:rPr>
      </w:pPr>
    </w:p>
    <w:p w14:paraId="2F4E13CC" w14:textId="77777777" w:rsidR="00CD46DB" w:rsidRDefault="00CD46DB" w:rsidP="00CD46DB">
      <w:pPr>
        <w:pStyle w:val="NoSpacing"/>
        <w:spacing w:after="240"/>
        <w:rPr>
          <w:color w:val="FF0000"/>
          <w:sz w:val="24"/>
          <w:szCs w:val="24"/>
        </w:rPr>
      </w:pPr>
    </w:p>
    <w:p w14:paraId="06C27EE7" w14:textId="19AE1800" w:rsidR="002D7ABA" w:rsidRDefault="002D7ABA" w:rsidP="002D7ABA">
      <w:pPr>
        <w:pStyle w:val="NoSpacing"/>
        <w:numPr>
          <w:ilvl w:val="0"/>
          <w:numId w:val="46"/>
        </w:numPr>
        <w:spacing w:after="240"/>
        <w:rPr>
          <w:color w:val="FF0000"/>
          <w:sz w:val="24"/>
          <w:szCs w:val="24"/>
        </w:rPr>
      </w:pPr>
      <w:r>
        <w:rPr>
          <w:color w:val="FF0000"/>
          <w:sz w:val="24"/>
          <w:szCs w:val="24"/>
        </w:rPr>
        <w:t xml:space="preserve">Once you have removed the majority of the roots from the </w:t>
      </w:r>
      <w:ins w:id="46" w:author="Fisher, Jillian, J" w:date="2026-02-20T09:39:00Z" w16du:dateUtc="2026-02-20T14:39:00Z">
        <w:r w:rsidR="00EF75A1">
          <w:rPr>
            <w:color w:val="FF0000"/>
            <w:sz w:val="24"/>
            <w:szCs w:val="24"/>
          </w:rPr>
          <w:t>top side of the #</w:t>
        </w:r>
      </w:ins>
      <w:ins w:id="47" w:author="Fisher, Jillian, J" w:date="2026-02-20T09:40:00Z" w16du:dateUtc="2026-02-20T14:40:00Z">
        <w:r w:rsidR="00EF75A1">
          <w:rPr>
            <w:color w:val="FF0000"/>
            <w:sz w:val="24"/>
            <w:szCs w:val="24"/>
          </w:rPr>
          <w:t xml:space="preserve">10 </w:t>
        </w:r>
      </w:ins>
      <w:r>
        <w:rPr>
          <w:color w:val="FF0000"/>
          <w:sz w:val="24"/>
          <w:szCs w:val="24"/>
        </w:rPr>
        <w:t>sieve</w:t>
      </w:r>
      <w:ins w:id="48" w:author="Fisher, Jillian, J" w:date="2026-02-20T09:40:00Z" w16du:dateUtc="2026-02-20T14:40:00Z">
        <w:r w:rsidR="00EF75A1">
          <w:rPr>
            <w:color w:val="FF0000"/>
            <w:sz w:val="24"/>
            <w:szCs w:val="24"/>
          </w:rPr>
          <w:t xml:space="preserve">, </w:t>
        </w:r>
      </w:ins>
      <w:del w:id="49" w:author="Fisher, Jillian, J" w:date="2026-02-20T09:39:00Z" w16du:dateUtc="2026-02-20T14:39:00Z">
        <w:r w:rsidDel="00EF75A1">
          <w:rPr>
            <w:color w:val="FF0000"/>
            <w:sz w:val="24"/>
            <w:szCs w:val="24"/>
          </w:rPr>
          <w:delText xml:space="preserve"> and placed them into the black plastic bowl of water</w:delText>
        </w:r>
      </w:del>
      <w:del w:id="50" w:author="Fisher, Jillian, J" w:date="2026-02-20T09:40:00Z" w16du:dateUtc="2026-02-20T14:40:00Z">
        <w:r w:rsidDel="00EF75A1">
          <w:rPr>
            <w:color w:val="FF0000"/>
            <w:sz w:val="24"/>
            <w:szCs w:val="24"/>
          </w:rPr>
          <w:delText>, pick out the majority of the roots in the water and place them back inside the Ziplock bag that is labeled with the core sample ID.</w:delText>
        </w:r>
      </w:del>
    </w:p>
    <w:p w14:paraId="6E8B0F73" w14:textId="2517B95B" w:rsidR="002D7ABA" w:rsidRDefault="00EF75A1" w:rsidP="00EF75A1">
      <w:pPr>
        <w:pStyle w:val="NoSpacing"/>
        <w:spacing w:after="240"/>
        <w:ind w:left="360"/>
        <w:rPr>
          <w:ins w:id="51" w:author="Fisher, Jillian, J" w:date="2026-02-20T09:42:00Z" w16du:dateUtc="2026-02-20T14:42:00Z"/>
          <w:color w:val="FF0000"/>
          <w:sz w:val="24"/>
          <w:szCs w:val="24"/>
        </w:rPr>
      </w:pPr>
      <w:ins w:id="52" w:author="Fisher, Jillian, J" w:date="2026-02-20T09:41:00Z" w16du:dateUtc="2026-02-20T14:41:00Z">
        <w:r>
          <w:rPr>
            <w:color w:val="FF0000"/>
            <w:sz w:val="24"/>
            <w:szCs w:val="24"/>
          </w:rPr>
          <w:t>p</w:t>
        </w:r>
      </w:ins>
      <w:del w:id="53" w:author="Fisher, Jillian, J" w:date="2026-02-20T09:41:00Z" w16du:dateUtc="2026-02-20T14:41:00Z">
        <w:r w:rsidR="002D7ABA" w:rsidDel="00EF75A1">
          <w:rPr>
            <w:color w:val="FF0000"/>
            <w:sz w:val="24"/>
            <w:szCs w:val="24"/>
          </w:rPr>
          <w:delText>P</w:delText>
        </w:r>
      </w:del>
      <w:r w:rsidR="002D7ABA">
        <w:rPr>
          <w:color w:val="FF0000"/>
          <w:sz w:val="24"/>
          <w:szCs w:val="24"/>
        </w:rPr>
        <w:t xml:space="preserve">ick up the </w:t>
      </w:r>
      <w:del w:id="54" w:author="Fisher, Jillian, J" w:date="2026-02-20T09:41:00Z" w16du:dateUtc="2026-02-20T14:41:00Z">
        <w:r w:rsidR="002D7ABA" w:rsidDel="00EF75A1">
          <w:rPr>
            <w:color w:val="FF0000"/>
            <w:sz w:val="24"/>
            <w:szCs w:val="24"/>
          </w:rPr>
          <w:delText xml:space="preserve">top </w:delText>
        </w:r>
      </w:del>
      <w:r w:rsidR="002D7ABA">
        <w:rPr>
          <w:color w:val="FF0000"/>
          <w:sz w:val="24"/>
          <w:szCs w:val="24"/>
        </w:rPr>
        <w:t>sieve to get a closer look. Holding it against the light/shadows will help to reveal more roots.</w:t>
      </w:r>
      <w:ins w:id="55" w:author="Fisher, Jillian, J" w:date="2026-02-20T09:41:00Z" w16du:dateUtc="2026-02-20T14:41:00Z">
        <w:r>
          <w:rPr>
            <w:color w:val="FF0000"/>
            <w:sz w:val="24"/>
            <w:szCs w:val="24"/>
          </w:rPr>
          <w:t xml:space="preserve"> Make sure to collect any roots stuck to the inner walls of the sieve.</w:t>
        </w:r>
      </w:ins>
      <w:r w:rsidR="002D7ABA">
        <w:rPr>
          <w:color w:val="FF0000"/>
          <w:sz w:val="24"/>
          <w:szCs w:val="24"/>
        </w:rPr>
        <w:t xml:space="preserve"> Flip the sieve over to find additional roots hanging on the underside. </w:t>
      </w:r>
    </w:p>
    <w:p w14:paraId="5037F6A0" w14:textId="32E0B972" w:rsidR="00EF75A1" w:rsidRPr="003A32C1" w:rsidRDefault="00EF75A1">
      <w:pPr>
        <w:pStyle w:val="NoSpacing"/>
        <w:spacing w:after="240"/>
        <w:rPr>
          <w:color w:val="FF0000"/>
          <w:sz w:val="24"/>
          <w:szCs w:val="24"/>
        </w:rPr>
        <w:pPrChange w:id="56" w:author="Fisher, Jillian, J" w:date="2026-02-20T09:42:00Z" w16du:dateUtc="2026-02-20T14:42:00Z">
          <w:pPr>
            <w:pStyle w:val="NoSpacing"/>
            <w:numPr>
              <w:numId w:val="46"/>
            </w:numPr>
            <w:spacing w:after="240"/>
            <w:ind w:left="360" w:hanging="360"/>
          </w:pPr>
        </w:pPrChange>
      </w:pPr>
      <w:ins w:id="57" w:author="Fisher, Jillian, J" w:date="2026-02-20T09:42:00Z" w16du:dateUtc="2026-02-20T14:42:00Z">
        <w:r>
          <w:rPr>
            <w:color w:val="FF0000"/>
            <w:sz w:val="24"/>
            <w:szCs w:val="24"/>
          </w:rPr>
          <w:t xml:space="preserve">Move any </w:t>
        </w:r>
      </w:ins>
      <w:ins w:id="58" w:author="Fisher, Jillian, J" w:date="2026-02-20T09:43:00Z" w16du:dateUtc="2026-02-20T14:43:00Z">
        <w:r>
          <w:rPr>
            <w:color w:val="FF0000"/>
            <w:sz w:val="24"/>
            <w:szCs w:val="24"/>
          </w:rPr>
          <w:t>roots piled on the edge of the bowl into the Ziploc bag.</w:t>
        </w:r>
      </w:ins>
    </w:p>
    <w:p w14:paraId="67DC9D12" w14:textId="7E05BEE3" w:rsidR="002D7ABA" w:rsidRDefault="002D7ABA" w:rsidP="002D7ABA">
      <w:pPr>
        <w:pStyle w:val="NoSpacing"/>
        <w:numPr>
          <w:ilvl w:val="0"/>
          <w:numId w:val="46"/>
        </w:numPr>
        <w:spacing w:after="240"/>
        <w:rPr>
          <w:sz w:val="24"/>
          <w:szCs w:val="24"/>
        </w:rPr>
      </w:pPr>
      <w:commentRangeStart w:id="59"/>
      <w:r>
        <w:rPr>
          <w:sz w:val="24"/>
          <w:szCs w:val="24"/>
        </w:rPr>
        <w:t>Remove</w:t>
      </w:r>
      <w:r w:rsidRPr="00C2484F">
        <w:rPr>
          <w:sz w:val="24"/>
          <w:szCs w:val="24"/>
        </w:rPr>
        <w:t xml:space="preserve"> the top sieve </w:t>
      </w:r>
      <w:r>
        <w:rPr>
          <w:sz w:val="24"/>
          <w:szCs w:val="24"/>
        </w:rPr>
        <w:t>from</w:t>
      </w:r>
      <w:r w:rsidRPr="00C2484F">
        <w:rPr>
          <w:sz w:val="24"/>
          <w:szCs w:val="24"/>
        </w:rPr>
        <w:t xml:space="preserve"> the </w:t>
      </w:r>
      <w:r>
        <w:rPr>
          <w:sz w:val="24"/>
          <w:szCs w:val="24"/>
        </w:rPr>
        <w:t>bottom sieve and</w:t>
      </w:r>
      <w:r w:rsidRPr="00C2484F">
        <w:rPr>
          <w:sz w:val="24"/>
          <w:szCs w:val="24"/>
        </w:rPr>
        <w:t xml:space="preserve"> </w:t>
      </w:r>
      <w:r>
        <w:rPr>
          <w:sz w:val="24"/>
          <w:szCs w:val="24"/>
        </w:rPr>
        <w:t>place</w:t>
      </w:r>
      <w:r w:rsidRPr="00C2484F">
        <w:rPr>
          <w:sz w:val="24"/>
          <w:szCs w:val="24"/>
        </w:rPr>
        <w:t xml:space="preserve"> it upside down</w:t>
      </w:r>
      <w:r>
        <w:rPr>
          <w:sz w:val="24"/>
          <w:szCs w:val="24"/>
        </w:rPr>
        <w:t xml:space="preserve"> inside of</w:t>
      </w:r>
      <w:r w:rsidRPr="00C2484F">
        <w:rPr>
          <w:sz w:val="24"/>
          <w:szCs w:val="24"/>
        </w:rPr>
        <w:t xml:space="preserve"> the bowl</w:t>
      </w:r>
      <w:r>
        <w:rPr>
          <w:sz w:val="24"/>
          <w:szCs w:val="24"/>
        </w:rPr>
        <w:t>. S</w:t>
      </w:r>
      <w:r w:rsidRPr="00C2484F">
        <w:rPr>
          <w:sz w:val="24"/>
          <w:szCs w:val="24"/>
        </w:rPr>
        <w:t xml:space="preserve">pray </w:t>
      </w:r>
      <w:r>
        <w:rPr>
          <w:sz w:val="24"/>
          <w:szCs w:val="24"/>
        </w:rPr>
        <w:t xml:space="preserve">the sieve </w:t>
      </w:r>
      <w:r w:rsidRPr="00C2484F">
        <w:rPr>
          <w:sz w:val="24"/>
          <w:szCs w:val="24"/>
        </w:rPr>
        <w:t>so all</w:t>
      </w:r>
      <w:r>
        <w:rPr>
          <w:sz w:val="24"/>
          <w:szCs w:val="24"/>
        </w:rPr>
        <w:t xml:space="preserve"> its</w:t>
      </w:r>
      <w:r w:rsidRPr="00C2484F">
        <w:rPr>
          <w:sz w:val="24"/>
          <w:szCs w:val="24"/>
        </w:rPr>
        <w:t xml:space="preserve"> </w:t>
      </w:r>
      <w:r>
        <w:rPr>
          <w:sz w:val="24"/>
          <w:szCs w:val="24"/>
        </w:rPr>
        <w:t xml:space="preserve">contents </w:t>
      </w:r>
      <w:r w:rsidRPr="00C2484F">
        <w:rPr>
          <w:sz w:val="24"/>
          <w:szCs w:val="24"/>
        </w:rPr>
        <w:t>land in the bowl. Submerging the roots in water</w:t>
      </w:r>
      <w:r>
        <w:rPr>
          <w:sz w:val="24"/>
          <w:szCs w:val="24"/>
        </w:rPr>
        <w:t xml:space="preserve"> will</w:t>
      </w:r>
      <w:r w:rsidRPr="00C2484F">
        <w:rPr>
          <w:sz w:val="24"/>
          <w:szCs w:val="24"/>
        </w:rPr>
        <w:t xml:space="preserve"> help </w:t>
      </w:r>
      <w:r>
        <w:rPr>
          <w:sz w:val="24"/>
          <w:szCs w:val="24"/>
        </w:rPr>
        <w:t>remove any remaining peat</w:t>
      </w:r>
      <w:r w:rsidRPr="00C2484F">
        <w:rPr>
          <w:sz w:val="24"/>
          <w:szCs w:val="24"/>
        </w:rPr>
        <w:t xml:space="preserve">. </w:t>
      </w:r>
      <w:ins w:id="60" w:author="Fisher, Jillian, J" w:date="2026-03-05T15:55:00Z" w16du:dateUtc="2026-03-05T20:55:00Z">
        <w:r w:rsidR="00665468">
          <w:rPr>
            <w:sz w:val="24"/>
            <w:szCs w:val="24"/>
          </w:rPr>
          <w:t xml:space="preserve">Remove the top sieve and recheck it for roots. </w:t>
        </w:r>
      </w:ins>
      <w:ins w:id="61" w:author="Fisher, Jillian, J" w:date="2026-02-20T09:43:00Z" w16du:dateUtc="2026-02-20T14:43:00Z">
        <w:r w:rsidR="001A5851">
          <w:rPr>
            <w:sz w:val="24"/>
            <w:szCs w:val="24"/>
          </w:rPr>
          <w:t>Pick out the roots in the water</w:t>
        </w:r>
      </w:ins>
      <w:ins w:id="62" w:author="Fisher, Jillian, J" w:date="2026-02-20T09:44:00Z" w16du:dateUtc="2026-02-20T14:44:00Z">
        <w:r w:rsidR="001A5851">
          <w:rPr>
            <w:sz w:val="24"/>
            <w:szCs w:val="24"/>
          </w:rPr>
          <w:t xml:space="preserve"> and add to a new pile. The roots may or may not float.</w:t>
        </w:r>
      </w:ins>
      <w:commentRangeEnd w:id="59"/>
      <w:ins w:id="63" w:author="Fisher, Jillian, J" w:date="2026-02-20T09:47:00Z" w16du:dateUtc="2026-02-20T14:47:00Z">
        <w:r w:rsidR="001A5851">
          <w:rPr>
            <w:rStyle w:val="CommentReference"/>
          </w:rPr>
          <w:commentReference w:id="59"/>
        </w:r>
      </w:ins>
      <w:ins w:id="64" w:author="Fisher, Jillian, J" w:date="2026-03-05T15:55:00Z" w16du:dateUtc="2026-03-05T20:55:00Z">
        <w:r w:rsidR="00665468">
          <w:rPr>
            <w:sz w:val="24"/>
            <w:szCs w:val="24"/>
          </w:rPr>
          <w:t xml:space="preserve"> </w:t>
        </w:r>
      </w:ins>
    </w:p>
    <w:p w14:paraId="1582A3C4" w14:textId="003759BD" w:rsidR="002D7ABA" w:rsidRPr="00CC600F" w:rsidRDefault="002D7ABA" w:rsidP="002D7ABA">
      <w:pPr>
        <w:pStyle w:val="NoSpacing"/>
        <w:numPr>
          <w:ilvl w:val="0"/>
          <w:numId w:val="46"/>
        </w:numPr>
        <w:spacing w:after="240"/>
        <w:rPr>
          <w:sz w:val="24"/>
          <w:szCs w:val="24"/>
        </w:rPr>
      </w:pPr>
      <w:r>
        <w:rPr>
          <w:sz w:val="24"/>
          <w:szCs w:val="24"/>
        </w:rPr>
        <w:t>Rin</w:t>
      </w:r>
      <w:ins w:id="65" w:author="Fisher, Jillian, J" w:date="2026-02-20T09:42:00Z" w16du:dateUtc="2026-02-20T14:42:00Z">
        <w:r w:rsidR="00EF75A1">
          <w:rPr>
            <w:sz w:val="24"/>
            <w:szCs w:val="24"/>
          </w:rPr>
          <w:t>s</w:t>
        </w:r>
      </w:ins>
      <w:del w:id="66" w:author="Fisher, Jillian, J" w:date="2026-02-20T09:42:00Z" w16du:dateUtc="2026-02-20T14:42:00Z">
        <w:r w:rsidDel="00EF75A1">
          <w:rPr>
            <w:sz w:val="24"/>
            <w:szCs w:val="24"/>
          </w:rPr>
          <w:delText>c</w:delText>
        </w:r>
      </w:del>
      <w:r>
        <w:rPr>
          <w:sz w:val="24"/>
          <w:szCs w:val="24"/>
        </w:rPr>
        <w:t xml:space="preserve">e the bottom sieve. Pick out any roots that made it this far and add them to the </w:t>
      </w:r>
      <w:del w:id="67" w:author="Fisher, Jillian, J" w:date="2026-02-20T09:45:00Z" w16du:dateUtc="2026-02-20T14:45:00Z">
        <w:r w:rsidDel="001A5851">
          <w:rPr>
            <w:sz w:val="24"/>
            <w:szCs w:val="24"/>
          </w:rPr>
          <w:delText>water bowl</w:delText>
        </w:r>
      </w:del>
      <w:ins w:id="68" w:author="Fisher, Jillian, J" w:date="2026-02-20T09:45:00Z" w16du:dateUtc="2026-02-20T14:45:00Z">
        <w:r w:rsidR="001A5851">
          <w:rPr>
            <w:sz w:val="24"/>
            <w:szCs w:val="24"/>
          </w:rPr>
          <w:t>pile</w:t>
        </w:r>
      </w:ins>
      <w:r>
        <w:rPr>
          <w:sz w:val="24"/>
          <w:szCs w:val="24"/>
        </w:rPr>
        <w:t xml:space="preserve">. </w:t>
      </w:r>
    </w:p>
    <w:p w14:paraId="4FD16314" w14:textId="42CDB770" w:rsidR="002D7ABA" w:rsidRPr="00CC600F" w:rsidRDefault="002D7ABA" w:rsidP="002D7ABA">
      <w:pPr>
        <w:pStyle w:val="NoSpacing"/>
        <w:numPr>
          <w:ilvl w:val="0"/>
          <w:numId w:val="46"/>
        </w:numPr>
        <w:spacing w:after="240"/>
        <w:rPr>
          <w:sz w:val="24"/>
          <w:szCs w:val="24"/>
        </w:rPr>
      </w:pPr>
      <w:r w:rsidRPr="00C2484F">
        <w:rPr>
          <w:sz w:val="24"/>
          <w:szCs w:val="24"/>
        </w:rPr>
        <w:t xml:space="preserve">Use </w:t>
      </w:r>
      <w:r>
        <w:rPr>
          <w:sz w:val="24"/>
          <w:szCs w:val="24"/>
        </w:rPr>
        <w:t>tweezers</w:t>
      </w:r>
      <w:r w:rsidRPr="00C2484F">
        <w:rPr>
          <w:sz w:val="24"/>
          <w:szCs w:val="24"/>
        </w:rPr>
        <w:t xml:space="preserve"> to </w:t>
      </w:r>
      <w:r>
        <w:rPr>
          <w:sz w:val="24"/>
          <w:szCs w:val="24"/>
        </w:rPr>
        <w:t>re</w:t>
      </w:r>
      <w:r w:rsidRPr="00C2484F">
        <w:rPr>
          <w:sz w:val="24"/>
          <w:szCs w:val="24"/>
        </w:rPr>
        <w:t>move the</w:t>
      </w:r>
      <w:r>
        <w:rPr>
          <w:sz w:val="24"/>
          <w:szCs w:val="24"/>
        </w:rPr>
        <w:t xml:space="preserve"> remaining</w:t>
      </w:r>
      <w:r w:rsidRPr="00C2484F">
        <w:rPr>
          <w:sz w:val="24"/>
          <w:szCs w:val="24"/>
        </w:rPr>
        <w:t xml:space="preserve"> roots</w:t>
      </w:r>
      <w:r>
        <w:rPr>
          <w:sz w:val="24"/>
          <w:szCs w:val="24"/>
        </w:rPr>
        <w:t xml:space="preserve"> from the bowl and place them in </w:t>
      </w:r>
      <w:r>
        <w:rPr>
          <w:color w:val="FF0000"/>
          <w:sz w:val="24"/>
          <w:szCs w:val="24"/>
        </w:rPr>
        <w:t>the Ziplock bag</w:t>
      </w:r>
      <w:r w:rsidRPr="00C2484F">
        <w:rPr>
          <w:sz w:val="24"/>
          <w:szCs w:val="24"/>
        </w:rPr>
        <w:t xml:space="preserve">. </w:t>
      </w:r>
    </w:p>
    <w:p w14:paraId="2ED2DE0B" w14:textId="77777777" w:rsidR="002D7ABA" w:rsidRDefault="002D7ABA" w:rsidP="002D7ABA">
      <w:pPr>
        <w:pStyle w:val="NoSpacing"/>
        <w:numPr>
          <w:ilvl w:val="0"/>
          <w:numId w:val="46"/>
        </w:numPr>
        <w:spacing w:after="240"/>
        <w:rPr>
          <w:strike/>
          <w:sz w:val="24"/>
          <w:szCs w:val="24"/>
        </w:rPr>
      </w:pPr>
      <w:commentRangeStart w:id="69"/>
      <w:r w:rsidRPr="009B3359">
        <w:rPr>
          <w:strike/>
          <w:sz w:val="24"/>
          <w:szCs w:val="24"/>
        </w:rPr>
        <w:t>Spray roots again until sufficiently cleaned</w:t>
      </w:r>
      <w:commentRangeEnd w:id="69"/>
      <w:r>
        <w:rPr>
          <w:rStyle w:val="CommentReference"/>
        </w:rPr>
        <w:commentReference w:id="69"/>
      </w:r>
      <w:r w:rsidRPr="009B3359">
        <w:rPr>
          <w:strike/>
          <w:sz w:val="24"/>
          <w:szCs w:val="24"/>
        </w:rPr>
        <w:t>. (“clean” is a judgement call; each core should take ~15-20 min). Use tweezers to move the roots back into the labeled Ziplock bag you placed aside earlier. It’s important that all the roots remain intact. Check the bottom of the top sieve and the contents of the bottom sieve for stray roots.</w:t>
      </w:r>
    </w:p>
    <w:p w14:paraId="6A9D156C" w14:textId="77777777" w:rsidR="002D7ABA" w:rsidRDefault="002D7ABA" w:rsidP="002D7ABA">
      <w:pPr>
        <w:pStyle w:val="NoSpacing"/>
        <w:numPr>
          <w:ilvl w:val="0"/>
          <w:numId w:val="46"/>
        </w:numPr>
        <w:spacing w:after="240"/>
        <w:rPr>
          <w:sz w:val="24"/>
          <w:szCs w:val="24"/>
        </w:rPr>
      </w:pPr>
      <w:r w:rsidRPr="00C2484F">
        <w:rPr>
          <w:sz w:val="24"/>
          <w:szCs w:val="24"/>
        </w:rPr>
        <w:t xml:space="preserve">If people are sorting roots at the same time, they will come in and grab the stack of </w:t>
      </w:r>
      <w:r>
        <w:rPr>
          <w:sz w:val="24"/>
          <w:szCs w:val="24"/>
        </w:rPr>
        <w:t>Z</w:t>
      </w:r>
      <w:r w:rsidRPr="00C2484F">
        <w:rPr>
          <w:sz w:val="24"/>
          <w:szCs w:val="24"/>
        </w:rPr>
        <w:t>iplock bags</w:t>
      </w:r>
      <w:r>
        <w:rPr>
          <w:sz w:val="24"/>
          <w:szCs w:val="24"/>
        </w:rPr>
        <w:t xml:space="preserve"> containing washed roots</w:t>
      </w:r>
      <w:r w:rsidRPr="00C2484F">
        <w:rPr>
          <w:sz w:val="24"/>
          <w:szCs w:val="24"/>
        </w:rPr>
        <w:t>; if not, move the</w:t>
      </w:r>
      <w:r>
        <w:rPr>
          <w:sz w:val="24"/>
          <w:szCs w:val="24"/>
        </w:rPr>
        <w:t xml:space="preserve"> stack of </w:t>
      </w:r>
      <w:proofErr w:type="spellStart"/>
      <w:r>
        <w:rPr>
          <w:sz w:val="24"/>
          <w:szCs w:val="24"/>
        </w:rPr>
        <w:t>Ziplocks</w:t>
      </w:r>
      <w:proofErr w:type="spellEnd"/>
      <w:r w:rsidRPr="00C2484F">
        <w:rPr>
          <w:sz w:val="24"/>
          <w:szCs w:val="24"/>
        </w:rPr>
        <w:t xml:space="preserve"> into the cold room when you’re done </w:t>
      </w:r>
      <w:r>
        <w:rPr>
          <w:sz w:val="24"/>
          <w:szCs w:val="24"/>
        </w:rPr>
        <w:t>at the end of each day.</w:t>
      </w:r>
    </w:p>
    <w:p w14:paraId="274BD0BD" w14:textId="5BBA6305" w:rsidR="002D7ABA" w:rsidRDefault="002D7ABA" w:rsidP="002D7ABA">
      <w:pPr>
        <w:pStyle w:val="NoSpacing"/>
        <w:numPr>
          <w:ilvl w:val="0"/>
          <w:numId w:val="46"/>
        </w:numPr>
        <w:spacing w:after="240"/>
        <w:rPr>
          <w:sz w:val="24"/>
          <w:szCs w:val="24"/>
        </w:rPr>
      </w:pPr>
      <w:r>
        <w:rPr>
          <w:sz w:val="24"/>
          <w:szCs w:val="24"/>
        </w:rPr>
        <w:t xml:space="preserve">Washed roots waiting to be sorted should not be left in the </w:t>
      </w:r>
      <w:del w:id="70" w:author="Fisher, Jillian, J" w:date="2026-02-20T09:45:00Z" w16du:dateUtc="2026-02-20T14:45:00Z">
        <w:r w:rsidDel="001A5851">
          <w:rPr>
            <w:sz w:val="24"/>
            <w:szCs w:val="24"/>
          </w:rPr>
          <w:delText>cold room</w:delText>
        </w:r>
      </w:del>
      <w:ins w:id="71" w:author="Fisher, Jillian, J" w:date="2026-02-20T09:45:00Z" w16du:dateUtc="2026-02-20T14:45:00Z">
        <w:r w:rsidR="001A5851">
          <w:rPr>
            <w:sz w:val="24"/>
            <w:szCs w:val="24"/>
          </w:rPr>
          <w:t>freezer</w:t>
        </w:r>
      </w:ins>
      <w:r>
        <w:rPr>
          <w:sz w:val="24"/>
          <w:szCs w:val="24"/>
        </w:rPr>
        <w:t xml:space="preserve"> longer than a week; a good rule of thumb is to stop washing early enough on Friday that you can sort all remaining bags before leaving for the weekend.</w:t>
      </w:r>
    </w:p>
    <w:p w14:paraId="2293A9D8" w14:textId="77777777" w:rsidR="002D7ABA" w:rsidRDefault="002D7ABA" w:rsidP="002D7ABA"/>
    <w:p w14:paraId="7A0E004E" w14:textId="77777777" w:rsidR="002D7ABA" w:rsidRDefault="002D7ABA" w:rsidP="003D5C92">
      <w:pPr>
        <w:pStyle w:val="NoSpacing"/>
      </w:pPr>
    </w:p>
    <w:p w14:paraId="0476B54B" w14:textId="77777777" w:rsidR="002D7ABA" w:rsidRDefault="002D7ABA" w:rsidP="003D5C92">
      <w:pPr>
        <w:pStyle w:val="NoSpacing"/>
      </w:pPr>
    </w:p>
    <w:p w14:paraId="1DA7FA6D" w14:textId="77777777" w:rsidR="002D7ABA" w:rsidRDefault="002D7ABA" w:rsidP="003D5C92">
      <w:pPr>
        <w:pStyle w:val="NoSpacing"/>
      </w:pPr>
    </w:p>
    <w:p w14:paraId="71C5BFA3" w14:textId="77777777" w:rsidR="002D7ABA" w:rsidRDefault="002D7ABA" w:rsidP="003D5C92">
      <w:pPr>
        <w:pStyle w:val="NoSpacing"/>
      </w:pPr>
    </w:p>
    <w:p w14:paraId="4301B4C7" w14:textId="77777777" w:rsidR="002D7ABA" w:rsidRDefault="002D7ABA" w:rsidP="003D5C92">
      <w:pPr>
        <w:pStyle w:val="NoSpacing"/>
        <w:rPr>
          <w:b/>
          <w:bCs/>
          <w:sz w:val="28"/>
          <w:szCs w:val="28"/>
          <w:highlight w:val="yellow"/>
        </w:rPr>
      </w:pPr>
    </w:p>
    <w:p w14:paraId="7720FA3C" w14:textId="77777777" w:rsidR="005D1EC5" w:rsidRDefault="005D1EC5">
      <w:pPr>
        <w:rPr>
          <w:ins w:id="72" w:author="Walsh, Vanessa" w:date="2026-02-18T15:09:00Z" w16du:dateUtc="2026-02-18T20:09:00Z"/>
          <w:rFonts w:eastAsiaTheme="majorEastAsia" w:cstheme="majorBidi"/>
          <w:b/>
          <w:color w:val="000000" w:themeColor="text1"/>
          <w:sz w:val="28"/>
          <w:szCs w:val="32"/>
        </w:rPr>
      </w:pPr>
      <w:bookmarkStart w:id="73" w:name="_Sediment_Sink_Cleaning"/>
      <w:bookmarkEnd w:id="73"/>
      <w:ins w:id="74" w:author="Walsh, Vanessa" w:date="2026-02-18T15:09:00Z" w16du:dateUtc="2026-02-18T20:09:00Z">
        <w:r>
          <w:lastRenderedPageBreak/>
          <w:br w:type="page"/>
        </w:r>
      </w:ins>
    </w:p>
    <w:p w14:paraId="4FD3CA4A" w14:textId="6D97E45F" w:rsidR="00E15CA1" w:rsidRDefault="00BE5BFB" w:rsidP="00104AB2">
      <w:pPr>
        <w:pStyle w:val="Heading1"/>
        <w:rPr>
          <w:ins w:id="75" w:author="Walsh, Vanessa" w:date="2026-02-18T15:10:00Z" w16du:dateUtc="2026-02-18T20:10:00Z"/>
        </w:rPr>
      </w:pPr>
      <w:bookmarkStart w:id="76" w:name="_Toc222470314"/>
      <w:r w:rsidRPr="00E15CA1">
        <w:lastRenderedPageBreak/>
        <w:t>Sediment</w:t>
      </w:r>
      <w:r w:rsidR="003D5C92" w:rsidRPr="00E15CA1">
        <w:t xml:space="preserve"> Sink</w:t>
      </w:r>
      <w:r w:rsidRPr="00E15CA1">
        <w:t xml:space="preserve"> </w:t>
      </w:r>
      <w:commentRangeStart w:id="77"/>
      <w:r w:rsidRPr="00E15CA1">
        <w:t>Cleaning</w:t>
      </w:r>
      <w:commentRangeEnd w:id="77"/>
      <w:r w:rsidR="005D1EC5">
        <w:rPr>
          <w:rStyle w:val="CommentReference"/>
          <w:rFonts w:eastAsiaTheme="minorHAnsi" w:cstheme="minorBidi"/>
          <w:b w:val="0"/>
          <w:color w:val="auto"/>
        </w:rPr>
        <w:commentReference w:id="77"/>
      </w:r>
      <w:bookmarkEnd w:id="76"/>
    </w:p>
    <w:p w14:paraId="4B55A01B" w14:textId="77777777" w:rsidR="005D1EC5" w:rsidRPr="005D1EC5" w:rsidRDefault="005D1EC5" w:rsidP="005D1EC5"/>
    <w:p w14:paraId="6C930226" w14:textId="0A787D3B" w:rsidR="000D13C8" w:rsidRDefault="005E226F" w:rsidP="00E15CA1">
      <w:pPr>
        <w:pStyle w:val="NoSpacing"/>
        <w:rPr>
          <w:sz w:val="24"/>
          <w:szCs w:val="24"/>
        </w:rPr>
      </w:pPr>
      <w:r>
        <w:rPr>
          <w:sz w:val="24"/>
          <w:szCs w:val="24"/>
        </w:rPr>
        <w:t>If possible</w:t>
      </w:r>
      <w:r w:rsidR="00E56E5D">
        <w:rPr>
          <w:sz w:val="24"/>
          <w:szCs w:val="24"/>
        </w:rPr>
        <w:t>,</w:t>
      </w:r>
      <w:r>
        <w:rPr>
          <w:sz w:val="24"/>
          <w:szCs w:val="24"/>
        </w:rPr>
        <w:t xml:space="preserve"> one of the sinks is cleaned at the end of each workday in case it is needed by another Lab. At a minimum</w:t>
      </w:r>
      <w:r w:rsidR="00E56E5D">
        <w:rPr>
          <w:sz w:val="24"/>
          <w:szCs w:val="24"/>
        </w:rPr>
        <w:t>,</w:t>
      </w:r>
      <w:r>
        <w:rPr>
          <w:sz w:val="24"/>
          <w:szCs w:val="24"/>
        </w:rPr>
        <w:t xml:space="preserve"> the s</w:t>
      </w:r>
      <w:r w:rsidR="000D13C8">
        <w:rPr>
          <w:sz w:val="24"/>
          <w:szCs w:val="24"/>
        </w:rPr>
        <w:t>inks should be emptied once a week to limit buildup of peat. It is easier to empty the sinks if they are left overnight</w:t>
      </w:r>
      <w:r w:rsidR="009A7177">
        <w:rPr>
          <w:sz w:val="24"/>
          <w:szCs w:val="24"/>
        </w:rPr>
        <w:t xml:space="preserve"> so that</w:t>
      </w:r>
      <w:r w:rsidR="000D13C8">
        <w:rPr>
          <w:sz w:val="24"/>
          <w:szCs w:val="24"/>
        </w:rPr>
        <w:t xml:space="preserve"> the peat settle</w:t>
      </w:r>
      <w:r w:rsidR="009A7177">
        <w:rPr>
          <w:sz w:val="24"/>
          <w:szCs w:val="24"/>
        </w:rPr>
        <w:t>s</w:t>
      </w:r>
      <w:r w:rsidR="000D13C8">
        <w:rPr>
          <w:sz w:val="24"/>
          <w:szCs w:val="24"/>
        </w:rPr>
        <w:t xml:space="preserve"> to the bottom, but </w:t>
      </w:r>
      <w:r w:rsidR="00E15CA1">
        <w:rPr>
          <w:sz w:val="24"/>
          <w:szCs w:val="24"/>
        </w:rPr>
        <w:t>it</w:t>
      </w:r>
      <w:r w:rsidR="000D13C8">
        <w:rPr>
          <w:sz w:val="24"/>
          <w:szCs w:val="24"/>
        </w:rPr>
        <w:t xml:space="preserve"> can be done at any time.</w:t>
      </w:r>
      <w:r w:rsidR="00907B60">
        <w:rPr>
          <w:sz w:val="24"/>
          <w:szCs w:val="24"/>
        </w:rPr>
        <w:t xml:space="preserve"> </w:t>
      </w:r>
    </w:p>
    <w:p w14:paraId="3354102F" w14:textId="77777777" w:rsidR="00E15CA1" w:rsidRDefault="00E15CA1" w:rsidP="00E15CA1">
      <w:pPr>
        <w:pStyle w:val="NoSpacing"/>
        <w:rPr>
          <w:sz w:val="24"/>
          <w:szCs w:val="24"/>
        </w:rPr>
      </w:pPr>
    </w:p>
    <w:p w14:paraId="3504E6F6" w14:textId="5025611D" w:rsidR="000D13C8" w:rsidRPr="00E15CA1" w:rsidRDefault="000D13C8" w:rsidP="00E15CA1">
      <w:pPr>
        <w:pStyle w:val="NoSpacing"/>
        <w:spacing w:after="240"/>
        <w:rPr>
          <w:b/>
          <w:bCs/>
          <w:sz w:val="24"/>
          <w:szCs w:val="24"/>
        </w:rPr>
      </w:pPr>
      <w:r w:rsidRPr="00E15CA1">
        <w:rPr>
          <w:b/>
          <w:bCs/>
          <w:sz w:val="24"/>
          <w:szCs w:val="24"/>
        </w:rPr>
        <w:t xml:space="preserve">Prior to </w:t>
      </w:r>
      <w:r w:rsidR="00E15CA1">
        <w:rPr>
          <w:b/>
          <w:bCs/>
          <w:sz w:val="24"/>
          <w:szCs w:val="24"/>
        </w:rPr>
        <w:t>C</w:t>
      </w:r>
      <w:r w:rsidRPr="00E15CA1">
        <w:rPr>
          <w:b/>
          <w:bCs/>
          <w:sz w:val="24"/>
          <w:szCs w:val="24"/>
        </w:rPr>
        <w:t>leaning</w:t>
      </w:r>
    </w:p>
    <w:p w14:paraId="4811F650" w14:textId="6382DE9F" w:rsidR="000D13C8" w:rsidRDefault="000D13C8" w:rsidP="000D13C8">
      <w:pPr>
        <w:pStyle w:val="NoSpacing"/>
        <w:numPr>
          <w:ilvl w:val="0"/>
          <w:numId w:val="29"/>
        </w:numPr>
        <w:rPr>
          <w:sz w:val="24"/>
          <w:szCs w:val="24"/>
        </w:rPr>
      </w:pPr>
      <w:r>
        <w:rPr>
          <w:sz w:val="24"/>
          <w:szCs w:val="24"/>
        </w:rPr>
        <w:t xml:space="preserve">Rinse sieves and </w:t>
      </w:r>
      <w:proofErr w:type="gramStart"/>
      <w:r>
        <w:rPr>
          <w:sz w:val="24"/>
          <w:szCs w:val="24"/>
        </w:rPr>
        <w:t>washing</w:t>
      </w:r>
      <w:proofErr w:type="gramEnd"/>
      <w:r>
        <w:rPr>
          <w:sz w:val="24"/>
          <w:szCs w:val="24"/>
        </w:rPr>
        <w:t xml:space="preserve"> </w:t>
      </w:r>
      <w:r w:rsidR="00E15CA1">
        <w:rPr>
          <w:sz w:val="24"/>
          <w:szCs w:val="24"/>
        </w:rPr>
        <w:t>materials and</w:t>
      </w:r>
      <w:r>
        <w:rPr>
          <w:sz w:val="24"/>
          <w:szCs w:val="24"/>
        </w:rPr>
        <w:t xml:space="preserve"> remove the metal rack from the sink</w:t>
      </w:r>
      <w:r w:rsidR="00E15CA1">
        <w:rPr>
          <w:sz w:val="24"/>
          <w:szCs w:val="24"/>
        </w:rPr>
        <w:t>.</w:t>
      </w:r>
    </w:p>
    <w:p w14:paraId="2E56A886" w14:textId="33805A37" w:rsidR="000D13C8" w:rsidRDefault="000D13C8" w:rsidP="000D13C8">
      <w:pPr>
        <w:pStyle w:val="NoSpacing"/>
        <w:numPr>
          <w:ilvl w:val="0"/>
          <w:numId w:val="29"/>
        </w:numPr>
        <w:rPr>
          <w:sz w:val="24"/>
          <w:szCs w:val="24"/>
        </w:rPr>
      </w:pPr>
      <w:r>
        <w:rPr>
          <w:sz w:val="24"/>
          <w:szCs w:val="24"/>
        </w:rPr>
        <w:t>Leave the drain elevation tube standing. Make sure there is a bucket under the side drain but do not remove the black stopper yet.</w:t>
      </w:r>
    </w:p>
    <w:p w14:paraId="2EC05930" w14:textId="77777777" w:rsidR="00E15CA1" w:rsidRDefault="00E15CA1" w:rsidP="00E15CA1">
      <w:pPr>
        <w:pStyle w:val="NoSpacing"/>
        <w:rPr>
          <w:sz w:val="24"/>
          <w:szCs w:val="24"/>
        </w:rPr>
      </w:pPr>
    </w:p>
    <w:p w14:paraId="0CA587B1" w14:textId="06B636EF" w:rsidR="000D13C8" w:rsidRPr="00E15CA1" w:rsidRDefault="00907B60" w:rsidP="00E15CA1">
      <w:pPr>
        <w:pStyle w:val="NoSpacing"/>
        <w:spacing w:after="240"/>
        <w:rPr>
          <w:b/>
          <w:bCs/>
          <w:sz w:val="24"/>
          <w:szCs w:val="24"/>
        </w:rPr>
      </w:pPr>
      <w:r>
        <w:rPr>
          <w:b/>
          <w:bCs/>
          <w:sz w:val="24"/>
          <w:szCs w:val="24"/>
        </w:rPr>
        <w:t>Cleaning Protocol</w:t>
      </w:r>
    </w:p>
    <w:p w14:paraId="41C282C4" w14:textId="714AA963" w:rsidR="000D13C8" w:rsidRDefault="004B0F11" w:rsidP="000D13C8">
      <w:pPr>
        <w:pStyle w:val="NoSpacing"/>
        <w:numPr>
          <w:ilvl w:val="0"/>
          <w:numId w:val="30"/>
        </w:numPr>
        <w:rPr>
          <w:sz w:val="24"/>
          <w:szCs w:val="24"/>
        </w:rPr>
      </w:pPr>
      <w:r>
        <w:rPr>
          <w:sz w:val="24"/>
          <w:szCs w:val="24"/>
        </w:rPr>
        <w:t xml:space="preserve">Remove the buckets from inside of the sink. </w:t>
      </w:r>
      <w:r w:rsidR="000D13C8">
        <w:rPr>
          <w:sz w:val="24"/>
          <w:szCs w:val="24"/>
        </w:rPr>
        <w:t xml:space="preserve">Slowly lift one bucket at a time, pouring the extra water from the bucket into the sink while keeping </w:t>
      </w:r>
      <w:r w:rsidR="009A7177">
        <w:rPr>
          <w:sz w:val="24"/>
          <w:szCs w:val="24"/>
        </w:rPr>
        <w:t>most of the</w:t>
      </w:r>
      <w:r w:rsidR="000D13C8">
        <w:rPr>
          <w:sz w:val="24"/>
          <w:szCs w:val="24"/>
        </w:rPr>
        <w:t xml:space="preserve"> peat inside the bucket. Place the bucket on </w:t>
      </w:r>
      <w:r w:rsidR="00E15CA1">
        <w:rPr>
          <w:sz w:val="24"/>
          <w:szCs w:val="24"/>
        </w:rPr>
        <w:t>a</w:t>
      </w:r>
      <w:r w:rsidR="000D13C8">
        <w:rPr>
          <w:sz w:val="24"/>
          <w:szCs w:val="24"/>
        </w:rPr>
        <w:t xml:space="preserve"> cart</w:t>
      </w:r>
      <w:r w:rsidR="00E15CA1">
        <w:rPr>
          <w:sz w:val="24"/>
          <w:szCs w:val="24"/>
        </w:rPr>
        <w:t xml:space="preserve"> </w:t>
      </w:r>
      <w:r w:rsidR="009A7177">
        <w:rPr>
          <w:sz w:val="24"/>
          <w:szCs w:val="24"/>
        </w:rPr>
        <w:t>(</w:t>
      </w:r>
      <w:r w:rsidR="00E15CA1">
        <w:rPr>
          <w:sz w:val="24"/>
          <w:szCs w:val="24"/>
        </w:rPr>
        <w:t>for transport</w:t>
      </w:r>
      <w:r w:rsidR="009A7177">
        <w:rPr>
          <w:sz w:val="24"/>
          <w:szCs w:val="24"/>
        </w:rPr>
        <w:t>)</w:t>
      </w:r>
      <w:r w:rsidR="000D13C8">
        <w:rPr>
          <w:sz w:val="24"/>
          <w:szCs w:val="24"/>
        </w:rPr>
        <w:t xml:space="preserve"> and repeat </w:t>
      </w:r>
      <w:r w:rsidR="00E15CA1">
        <w:rPr>
          <w:sz w:val="24"/>
          <w:szCs w:val="24"/>
        </w:rPr>
        <w:t xml:space="preserve">this </w:t>
      </w:r>
      <w:r w:rsidR="000D13C8">
        <w:rPr>
          <w:sz w:val="24"/>
          <w:szCs w:val="24"/>
        </w:rPr>
        <w:t xml:space="preserve">for the </w:t>
      </w:r>
      <w:r>
        <w:rPr>
          <w:sz w:val="24"/>
          <w:szCs w:val="24"/>
        </w:rPr>
        <w:t>second</w:t>
      </w:r>
      <w:r w:rsidR="000D13C8">
        <w:rPr>
          <w:sz w:val="24"/>
          <w:szCs w:val="24"/>
        </w:rPr>
        <w:t xml:space="preserve"> bucket in the sink.</w:t>
      </w:r>
    </w:p>
    <w:p w14:paraId="1B52C647" w14:textId="033B2006" w:rsidR="000D13C8" w:rsidRDefault="00367A7D" w:rsidP="000D13C8">
      <w:pPr>
        <w:pStyle w:val="NoSpacing"/>
        <w:numPr>
          <w:ilvl w:val="0"/>
          <w:numId w:val="30"/>
        </w:numPr>
        <w:rPr>
          <w:sz w:val="24"/>
          <w:szCs w:val="24"/>
        </w:rPr>
      </w:pPr>
      <w:r>
        <w:rPr>
          <w:sz w:val="24"/>
          <w:szCs w:val="24"/>
        </w:rPr>
        <w:t xml:space="preserve">Use your hand or a scooper to gently push </w:t>
      </w:r>
      <w:r w:rsidRPr="005B4D1B">
        <w:t>the</w:t>
      </w:r>
      <w:r>
        <w:rPr>
          <w:sz w:val="24"/>
          <w:szCs w:val="24"/>
        </w:rPr>
        <w:t xml:space="preserve"> peat away from the base of the drain elevation tube. Then unscrew the tube and tilt it slightly to allow water to slowly </w:t>
      </w:r>
      <w:r w:rsidR="004B0F11">
        <w:rPr>
          <w:sz w:val="24"/>
          <w:szCs w:val="24"/>
        </w:rPr>
        <w:t>drain.</w:t>
      </w:r>
      <w:r>
        <w:rPr>
          <w:sz w:val="24"/>
          <w:szCs w:val="24"/>
        </w:rPr>
        <w:t xml:space="preserve"> </w:t>
      </w:r>
    </w:p>
    <w:p w14:paraId="496C3D77" w14:textId="12EF4AFF" w:rsidR="00367A7D" w:rsidRDefault="004B0F11" w:rsidP="00367A7D">
      <w:pPr>
        <w:pStyle w:val="NoSpacing"/>
        <w:numPr>
          <w:ilvl w:val="0"/>
          <w:numId w:val="30"/>
        </w:numPr>
        <w:rPr>
          <w:sz w:val="24"/>
          <w:szCs w:val="24"/>
        </w:rPr>
      </w:pPr>
      <w:r>
        <w:rPr>
          <w:sz w:val="24"/>
          <w:szCs w:val="24"/>
        </w:rPr>
        <w:t>To avoid washing too much peat down the drain, a</w:t>
      </w:r>
      <w:r w:rsidR="00367A7D">
        <w:rPr>
          <w:sz w:val="24"/>
          <w:szCs w:val="24"/>
        </w:rPr>
        <w:t>llow most of the water to drain out slowly</w:t>
      </w:r>
      <w:r>
        <w:rPr>
          <w:sz w:val="24"/>
          <w:szCs w:val="24"/>
        </w:rPr>
        <w:t xml:space="preserve">. </w:t>
      </w:r>
      <w:r w:rsidR="00367A7D">
        <w:rPr>
          <w:sz w:val="24"/>
          <w:szCs w:val="24"/>
        </w:rPr>
        <w:t xml:space="preserve">When the water </w:t>
      </w:r>
      <w:r>
        <w:rPr>
          <w:sz w:val="24"/>
          <w:szCs w:val="24"/>
        </w:rPr>
        <w:t xml:space="preserve">level is </w:t>
      </w:r>
      <w:r w:rsidR="005E226F">
        <w:rPr>
          <w:sz w:val="24"/>
          <w:szCs w:val="24"/>
        </w:rPr>
        <w:t xml:space="preserve">as low as possible </w:t>
      </w:r>
      <w:r>
        <w:rPr>
          <w:sz w:val="24"/>
          <w:szCs w:val="24"/>
        </w:rPr>
        <w:t>and too “dirty” to continue draining</w:t>
      </w:r>
      <w:r w:rsidR="00367A7D">
        <w:rPr>
          <w:sz w:val="24"/>
          <w:szCs w:val="24"/>
        </w:rPr>
        <w:t>, screw the drain elevation tube back in place.</w:t>
      </w:r>
    </w:p>
    <w:p w14:paraId="7AF45038" w14:textId="7B586BC1" w:rsidR="00367A7D" w:rsidRDefault="00367A7D" w:rsidP="00367A7D">
      <w:pPr>
        <w:pStyle w:val="NoSpacing"/>
        <w:numPr>
          <w:ilvl w:val="0"/>
          <w:numId w:val="30"/>
        </w:numPr>
        <w:rPr>
          <w:sz w:val="24"/>
          <w:szCs w:val="24"/>
        </w:rPr>
      </w:pPr>
      <w:r>
        <w:rPr>
          <w:sz w:val="24"/>
          <w:szCs w:val="24"/>
        </w:rPr>
        <w:t xml:space="preserve">Make sure there is a </w:t>
      </w:r>
      <w:r w:rsidR="004B0F11">
        <w:rPr>
          <w:sz w:val="24"/>
          <w:szCs w:val="24"/>
        </w:rPr>
        <w:t>5-gallon</w:t>
      </w:r>
      <w:r>
        <w:rPr>
          <w:sz w:val="24"/>
          <w:szCs w:val="24"/>
        </w:rPr>
        <w:t xml:space="preserve"> bucket underneath the side drain</w:t>
      </w:r>
      <w:r w:rsidR="004B0F11">
        <w:rPr>
          <w:sz w:val="24"/>
          <w:szCs w:val="24"/>
        </w:rPr>
        <w:t xml:space="preserve"> valve</w:t>
      </w:r>
      <w:r>
        <w:rPr>
          <w:sz w:val="24"/>
          <w:szCs w:val="24"/>
        </w:rPr>
        <w:t xml:space="preserve">. Remove the black stopper and use a scoop to push the peat through the valve </w:t>
      </w:r>
      <w:r w:rsidR="00E15CA1">
        <w:rPr>
          <w:sz w:val="24"/>
          <w:szCs w:val="24"/>
        </w:rPr>
        <w:t xml:space="preserve">opening </w:t>
      </w:r>
      <w:r>
        <w:rPr>
          <w:sz w:val="24"/>
          <w:szCs w:val="24"/>
        </w:rPr>
        <w:t xml:space="preserve">and down into the bucket. You </w:t>
      </w:r>
      <w:r w:rsidR="000D7146">
        <w:rPr>
          <w:sz w:val="24"/>
          <w:szCs w:val="24"/>
        </w:rPr>
        <w:t>may</w:t>
      </w:r>
      <w:r>
        <w:rPr>
          <w:sz w:val="24"/>
          <w:szCs w:val="24"/>
        </w:rPr>
        <w:t xml:space="preserve"> also choose to scoop </w:t>
      </w:r>
      <w:r w:rsidR="004B0F11">
        <w:rPr>
          <w:sz w:val="24"/>
          <w:szCs w:val="24"/>
        </w:rPr>
        <w:t>the peat directly</w:t>
      </w:r>
      <w:r>
        <w:rPr>
          <w:sz w:val="24"/>
          <w:szCs w:val="24"/>
        </w:rPr>
        <w:t xml:space="preserve"> into one of the existing</w:t>
      </w:r>
      <w:r w:rsidR="004B0F11">
        <w:rPr>
          <w:sz w:val="24"/>
          <w:szCs w:val="24"/>
        </w:rPr>
        <w:t xml:space="preserve"> waste</w:t>
      </w:r>
      <w:r>
        <w:rPr>
          <w:sz w:val="24"/>
          <w:szCs w:val="24"/>
        </w:rPr>
        <w:t xml:space="preserve"> buckets. </w:t>
      </w:r>
    </w:p>
    <w:p w14:paraId="46943A9A" w14:textId="4A05B83D" w:rsidR="00367A7D" w:rsidRDefault="00367A7D" w:rsidP="00367A7D">
      <w:pPr>
        <w:pStyle w:val="NoSpacing"/>
        <w:numPr>
          <w:ilvl w:val="0"/>
          <w:numId w:val="30"/>
        </w:numPr>
        <w:rPr>
          <w:sz w:val="24"/>
          <w:szCs w:val="24"/>
        </w:rPr>
      </w:pPr>
      <w:r>
        <w:rPr>
          <w:sz w:val="24"/>
          <w:szCs w:val="24"/>
        </w:rPr>
        <w:t xml:space="preserve">When </w:t>
      </w:r>
      <w:r w:rsidR="004B0F11">
        <w:rPr>
          <w:sz w:val="24"/>
          <w:szCs w:val="24"/>
        </w:rPr>
        <w:t>most of</w:t>
      </w:r>
      <w:r>
        <w:rPr>
          <w:sz w:val="24"/>
          <w:szCs w:val="24"/>
        </w:rPr>
        <w:t xml:space="preserve"> the peat is removed, use the </w:t>
      </w:r>
      <w:r w:rsidR="004B0F11">
        <w:rPr>
          <w:sz w:val="24"/>
          <w:szCs w:val="24"/>
        </w:rPr>
        <w:t>spray nozzle</w:t>
      </w:r>
      <w:r>
        <w:rPr>
          <w:sz w:val="24"/>
          <w:szCs w:val="24"/>
        </w:rPr>
        <w:t xml:space="preserve"> to spray the </w:t>
      </w:r>
      <w:r w:rsidR="005E226F">
        <w:rPr>
          <w:sz w:val="24"/>
          <w:szCs w:val="24"/>
        </w:rPr>
        <w:t>remaining</w:t>
      </w:r>
      <w:r>
        <w:rPr>
          <w:sz w:val="24"/>
          <w:szCs w:val="24"/>
        </w:rPr>
        <w:t xml:space="preserve"> peat off the sides and bottom of the sink</w:t>
      </w:r>
      <w:r w:rsidR="00422A9C">
        <w:rPr>
          <w:sz w:val="24"/>
          <w:szCs w:val="24"/>
        </w:rPr>
        <w:t>. Then use the squeegee to</w:t>
      </w:r>
      <w:r>
        <w:rPr>
          <w:sz w:val="24"/>
          <w:szCs w:val="24"/>
        </w:rPr>
        <w:t xml:space="preserve"> push</w:t>
      </w:r>
      <w:r w:rsidR="00422A9C">
        <w:rPr>
          <w:sz w:val="24"/>
          <w:szCs w:val="24"/>
        </w:rPr>
        <w:t xml:space="preserve"> everything</w:t>
      </w:r>
      <w:r>
        <w:rPr>
          <w:sz w:val="24"/>
          <w:szCs w:val="24"/>
        </w:rPr>
        <w:t xml:space="preserve"> into the bucket under the side valve.</w:t>
      </w:r>
    </w:p>
    <w:p w14:paraId="5B7AA66D" w14:textId="15739473" w:rsidR="00367A7D" w:rsidRDefault="00367A7D" w:rsidP="00367A7D">
      <w:pPr>
        <w:pStyle w:val="NoSpacing"/>
        <w:numPr>
          <w:ilvl w:val="0"/>
          <w:numId w:val="30"/>
        </w:numPr>
        <w:rPr>
          <w:sz w:val="24"/>
          <w:szCs w:val="24"/>
        </w:rPr>
      </w:pPr>
      <w:r>
        <w:rPr>
          <w:sz w:val="24"/>
          <w:szCs w:val="24"/>
        </w:rPr>
        <w:t xml:space="preserve">Replace the black </w:t>
      </w:r>
      <w:r w:rsidR="00E15CA1">
        <w:rPr>
          <w:sz w:val="24"/>
          <w:szCs w:val="24"/>
        </w:rPr>
        <w:t>stopper</w:t>
      </w:r>
      <w:r w:rsidR="00422A9C">
        <w:rPr>
          <w:sz w:val="24"/>
          <w:szCs w:val="24"/>
        </w:rPr>
        <w:t xml:space="preserve">, </w:t>
      </w:r>
      <w:r>
        <w:rPr>
          <w:sz w:val="24"/>
          <w:szCs w:val="24"/>
        </w:rPr>
        <w:t>remove the drain elevation tube</w:t>
      </w:r>
      <w:r w:rsidR="00422A9C">
        <w:rPr>
          <w:sz w:val="24"/>
          <w:szCs w:val="24"/>
        </w:rPr>
        <w:t>,</w:t>
      </w:r>
      <w:r>
        <w:rPr>
          <w:sz w:val="24"/>
          <w:szCs w:val="24"/>
        </w:rPr>
        <w:t xml:space="preserve"> and rinse the sink again, allowing the water to flow down the main drain through </w:t>
      </w:r>
      <w:r w:rsidR="00422A9C">
        <w:rPr>
          <w:sz w:val="24"/>
          <w:szCs w:val="24"/>
        </w:rPr>
        <w:t xml:space="preserve">the </w:t>
      </w:r>
      <w:r>
        <w:rPr>
          <w:sz w:val="24"/>
          <w:szCs w:val="24"/>
        </w:rPr>
        <w:t>metal strainer</w:t>
      </w:r>
      <w:r w:rsidR="00422A9C">
        <w:rPr>
          <w:sz w:val="24"/>
          <w:szCs w:val="24"/>
        </w:rPr>
        <w:t xml:space="preserve"> drain insert</w:t>
      </w:r>
      <w:r w:rsidR="00E15CA1">
        <w:rPr>
          <w:sz w:val="24"/>
          <w:szCs w:val="24"/>
        </w:rPr>
        <w:t>.</w:t>
      </w:r>
    </w:p>
    <w:p w14:paraId="45ED3D89" w14:textId="4ADF524B" w:rsidR="00367A7D" w:rsidRDefault="00E15CA1" w:rsidP="00367A7D">
      <w:pPr>
        <w:pStyle w:val="NoSpacing"/>
        <w:numPr>
          <w:ilvl w:val="0"/>
          <w:numId w:val="30"/>
        </w:numPr>
        <w:rPr>
          <w:sz w:val="24"/>
          <w:szCs w:val="24"/>
        </w:rPr>
      </w:pPr>
      <w:r>
        <w:rPr>
          <w:sz w:val="24"/>
          <w:szCs w:val="24"/>
        </w:rPr>
        <w:t>Using a cart, t</w:t>
      </w:r>
      <w:r w:rsidR="00367A7D">
        <w:rPr>
          <w:sz w:val="24"/>
          <w:szCs w:val="24"/>
        </w:rPr>
        <w:t xml:space="preserve">ake all buckets of peat </w:t>
      </w:r>
      <w:r w:rsidR="00422A9C">
        <w:rPr>
          <w:sz w:val="24"/>
          <w:szCs w:val="24"/>
        </w:rPr>
        <w:t xml:space="preserve">and wastewater </w:t>
      </w:r>
      <w:r w:rsidR="00367A7D">
        <w:rPr>
          <w:sz w:val="24"/>
          <w:szCs w:val="24"/>
        </w:rPr>
        <w:t xml:space="preserve">outside to the sediment dumping site, then rinse buckets with </w:t>
      </w:r>
      <w:r w:rsidR="00422A9C">
        <w:rPr>
          <w:sz w:val="24"/>
          <w:szCs w:val="24"/>
        </w:rPr>
        <w:t>the outside hose</w:t>
      </w:r>
      <w:r w:rsidR="00367A7D">
        <w:rPr>
          <w:sz w:val="24"/>
          <w:szCs w:val="24"/>
        </w:rPr>
        <w:t xml:space="preserve"> before returning t</w:t>
      </w:r>
      <w:r w:rsidR="00422A9C">
        <w:rPr>
          <w:sz w:val="24"/>
          <w:szCs w:val="24"/>
        </w:rPr>
        <w:t>hem to the</w:t>
      </w:r>
      <w:r w:rsidR="00367A7D">
        <w:rPr>
          <w:sz w:val="24"/>
          <w:szCs w:val="24"/>
        </w:rPr>
        <w:t xml:space="preserve"> </w:t>
      </w:r>
      <w:r w:rsidR="00422A9C">
        <w:rPr>
          <w:sz w:val="24"/>
          <w:szCs w:val="24"/>
        </w:rPr>
        <w:t>sediment</w:t>
      </w:r>
      <w:r w:rsidR="00367A7D">
        <w:rPr>
          <w:sz w:val="24"/>
          <w:szCs w:val="24"/>
        </w:rPr>
        <w:t xml:space="preserve"> sink room.</w:t>
      </w:r>
      <w:r w:rsidR="00334702">
        <w:rPr>
          <w:sz w:val="24"/>
          <w:szCs w:val="24"/>
        </w:rPr>
        <w:t xml:space="preserve"> The sediment dumping site is outside of the loading dock and to the left.</w:t>
      </w:r>
    </w:p>
    <w:p w14:paraId="2A0A7154" w14:textId="600517DD" w:rsidR="00444377" w:rsidRDefault="00444377" w:rsidP="00367A7D">
      <w:pPr>
        <w:pStyle w:val="NoSpacing"/>
        <w:numPr>
          <w:ilvl w:val="0"/>
          <w:numId w:val="30"/>
        </w:numPr>
        <w:rPr>
          <w:sz w:val="24"/>
          <w:szCs w:val="24"/>
        </w:rPr>
      </w:pPr>
      <w:r>
        <w:rPr>
          <w:sz w:val="24"/>
          <w:szCs w:val="24"/>
        </w:rPr>
        <w:t>A broom and dustpan should be available in room 1028 to sweep the workspace, including under the mats.</w:t>
      </w:r>
    </w:p>
    <w:p w14:paraId="2CE187B3" w14:textId="77777777" w:rsidR="00E15CA1" w:rsidRDefault="00E15CA1" w:rsidP="00E15CA1">
      <w:pPr>
        <w:pStyle w:val="NoSpacing"/>
        <w:ind w:left="720"/>
        <w:rPr>
          <w:sz w:val="24"/>
          <w:szCs w:val="24"/>
        </w:rPr>
      </w:pPr>
    </w:p>
    <w:p w14:paraId="442E58F7" w14:textId="3B60A865" w:rsidR="00367A7D" w:rsidRPr="00367A7D" w:rsidRDefault="00367A7D" w:rsidP="00E15CA1">
      <w:pPr>
        <w:pStyle w:val="NoSpacing"/>
        <w:rPr>
          <w:sz w:val="24"/>
          <w:szCs w:val="24"/>
        </w:rPr>
      </w:pPr>
      <w:r>
        <w:rPr>
          <w:sz w:val="24"/>
          <w:szCs w:val="24"/>
        </w:rPr>
        <w:t>Leave the sinks</w:t>
      </w:r>
      <w:r w:rsidR="00444377">
        <w:rPr>
          <w:sz w:val="24"/>
          <w:szCs w:val="24"/>
        </w:rPr>
        <w:t>, and workspace</w:t>
      </w:r>
      <w:r w:rsidR="00881F9D">
        <w:rPr>
          <w:sz w:val="24"/>
          <w:szCs w:val="24"/>
        </w:rPr>
        <w:t>s</w:t>
      </w:r>
      <w:r w:rsidR="00444377">
        <w:rPr>
          <w:sz w:val="24"/>
          <w:szCs w:val="24"/>
        </w:rPr>
        <w:t xml:space="preserve">, </w:t>
      </w:r>
      <w:r w:rsidRPr="00881F9D">
        <w:rPr>
          <w:i/>
          <w:iCs/>
          <w:sz w:val="24"/>
          <w:szCs w:val="24"/>
        </w:rPr>
        <w:t>better</w:t>
      </w:r>
      <w:r>
        <w:rPr>
          <w:sz w:val="24"/>
          <w:szCs w:val="24"/>
        </w:rPr>
        <w:t xml:space="preserve"> than how you f</w:t>
      </w:r>
      <w:r w:rsidR="00422A9C">
        <w:rPr>
          <w:sz w:val="24"/>
          <w:szCs w:val="24"/>
        </w:rPr>
        <w:t>ound</w:t>
      </w:r>
      <w:r>
        <w:rPr>
          <w:sz w:val="24"/>
          <w:szCs w:val="24"/>
        </w:rPr>
        <w:t xml:space="preserve"> them!</w:t>
      </w:r>
    </w:p>
    <w:p w14:paraId="65EFA547" w14:textId="30917718" w:rsidR="0066463C" w:rsidRDefault="0066463C" w:rsidP="0066463C">
      <w:pPr>
        <w:pStyle w:val="ListParagraph"/>
        <w:rPr>
          <w:sz w:val="24"/>
          <w:szCs w:val="24"/>
        </w:rPr>
      </w:pPr>
    </w:p>
    <w:p w14:paraId="6162D498" w14:textId="77777777" w:rsidR="005D1EC5" w:rsidRDefault="005D1EC5">
      <w:pPr>
        <w:rPr>
          <w:ins w:id="78" w:author="Walsh, Vanessa" w:date="2026-02-18T15:09:00Z" w16du:dateUtc="2026-02-18T20:09:00Z"/>
          <w:rFonts w:eastAsiaTheme="majorEastAsia" w:cstheme="majorBidi"/>
          <w:b/>
          <w:color w:val="000000" w:themeColor="text1"/>
          <w:sz w:val="28"/>
          <w:szCs w:val="32"/>
        </w:rPr>
      </w:pPr>
      <w:bookmarkStart w:id="79" w:name="_Root_Sorting_Methods"/>
      <w:bookmarkEnd w:id="79"/>
      <w:ins w:id="80" w:author="Walsh, Vanessa" w:date="2026-02-18T15:09:00Z" w16du:dateUtc="2026-02-18T20:09:00Z">
        <w:r>
          <w:br w:type="page"/>
        </w:r>
      </w:ins>
    </w:p>
    <w:p w14:paraId="28BCDE5F" w14:textId="10ECA42C" w:rsidR="00222AB6" w:rsidRDefault="0059088B" w:rsidP="005B4D1B">
      <w:pPr>
        <w:pStyle w:val="Heading1"/>
        <w:spacing w:after="240"/>
        <w:rPr>
          <w:sz w:val="24"/>
        </w:rPr>
      </w:pPr>
      <w:bookmarkStart w:id="81" w:name="_Toc222470315"/>
      <w:r w:rsidRPr="00222AB6">
        <w:lastRenderedPageBreak/>
        <w:t xml:space="preserve">Root </w:t>
      </w:r>
      <w:r w:rsidR="00AC4479" w:rsidRPr="00222AB6">
        <w:t>Sorting</w:t>
      </w:r>
      <w:r w:rsidR="00222AB6" w:rsidRPr="00222AB6">
        <w:t xml:space="preserve"> Methods</w:t>
      </w:r>
      <w:bookmarkEnd w:id="81"/>
    </w:p>
    <w:p w14:paraId="79DF12F4" w14:textId="5D6C20F4" w:rsidR="00AC4479" w:rsidRPr="00BC752D" w:rsidRDefault="00222AB6" w:rsidP="005B4D1B">
      <w:pPr>
        <w:spacing w:after="240"/>
        <w:rPr>
          <w:bCs/>
          <w:sz w:val="24"/>
          <w:szCs w:val="24"/>
          <w:rPrChange w:id="82" w:author="Walsh, Vanessa" w:date="2026-02-19T07:49:00Z" w16du:dateUtc="2026-02-19T12:49:00Z">
            <w:rPr>
              <w:b/>
              <w:sz w:val="24"/>
              <w:szCs w:val="24"/>
            </w:rPr>
          </w:rPrChange>
        </w:rPr>
      </w:pPr>
      <w:r w:rsidRPr="00C54441">
        <w:rPr>
          <w:bCs/>
          <w:sz w:val="24"/>
          <w:szCs w:val="24"/>
        </w:rPr>
        <w:t>Root sorting is done in</w:t>
      </w:r>
      <w:r w:rsidR="00A42A13" w:rsidRPr="00C54441">
        <w:rPr>
          <w:bCs/>
          <w:sz w:val="24"/>
          <w:szCs w:val="24"/>
        </w:rPr>
        <w:t xml:space="preserve"> the</w:t>
      </w:r>
      <w:r w:rsidRPr="00C54441">
        <w:rPr>
          <w:bCs/>
          <w:sz w:val="24"/>
          <w:szCs w:val="24"/>
        </w:rPr>
        <w:t xml:space="preserve"> Field Sample Processing </w:t>
      </w:r>
      <w:r w:rsidR="00A42A13" w:rsidRPr="00C54441">
        <w:rPr>
          <w:bCs/>
          <w:sz w:val="24"/>
          <w:szCs w:val="24"/>
        </w:rPr>
        <w:t>Room</w:t>
      </w:r>
      <w:r w:rsidRPr="00C54441">
        <w:rPr>
          <w:bCs/>
          <w:sz w:val="24"/>
          <w:szCs w:val="24"/>
        </w:rPr>
        <w:t>, Mathias 1028. Make sure that you sign out a workstation in this room</w:t>
      </w:r>
      <w:r w:rsidR="00B65D33" w:rsidRPr="00C54441">
        <w:rPr>
          <w:bCs/>
          <w:sz w:val="24"/>
          <w:szCs w:val="24"/>
        </w:rPr>
        <w:t xml:space="preserve"> </w:t>
      </w:r>
      <w:r w:rsidR="00F565FA">
        <w:rPr>
          <w:bCs/>
          <w:sz w:val="24"/>
          <w:szCs w:val="24"/>
        </w:rPr>
        <w:t>(</w:t>
      </w:r>
      <w:r w:rsidR="00B65D33" w:rsidRPr="00C54441">
        <w:rPr>
          <w:bCs/>
          <w:sz w:val="24"/>
          <w:szCs w:val="24"/>
        </w:rPr>
        <w:t xml:space="preserve">on </w:t>
      </w:r>
      <w:del w:id="83" w:author="Walsh, Vanessa" w:date="2026-02-19T07:49:00Z" w16du:dateUtc="2026-02-19T12:49:00Z">
        <w:r w:rsidR="00B65D33" w:rsidRPr="00C54441" w:rsidDel="00BC752D">
          <w:rPr>
            <w:bCs/>
            <w:sz w:val="24"/>
            <w:szCs w:val="24"/>
          </w:rPr>
          <w:delText>Boo</w:delText>
        </w:r>
        <w:r w:rsidR="00104AB2" w:rsidDel="00BC752D">
          <w:rPr>
            <w:bCs/>
            <w:sz w:val="24"/>
            <w:szCs w:val="24"/>
          </w:rPr>
          <w:delText>k</w:delText>
        </w:r>
        <w:r w:rsidR="00B65D33" w:rsidRPr="00C54441" w:rsidDel="00BC752D">
          <w:rPr>
            <w:bCs/>
            <w:sz w:val="24"/>
            <w:szCs w:val="24"/>
          </w:rPr>
          <w:delText>kit</w:delText>
        </w:r>
      </w:del>
      <w:ins w:id="84" w:author="Walsh, Vanessa" w:date="2026-02-19T07:49:00Z" w16du:dateUtc="2026-02-19T12:49:00Z">
        <w:r w:rsidR="00BC752D">
          <w:rPr>
            <w:bCs/>
            <w:sz w:val="24"/>
            <w:szCs w:val="24"/>
          </w:rPr>
          <w:t>Cluster Market</w:t>
        </w:r>
      </w:ins>
      <w:r w:rsidR="00F565FA">
        <w:rPr>
          <w:bCs/>
          <w:sz w:val="24"/>
          <w:szCs w:val="24"/>
        </w:rPr>
        <w:t>)</w:t>
      </w:r>
      <w:r w:rsidRPr="00C54441">
        <w:rPr>
          <w:bCs/>
          <w:sz w:val="24"/>
          <w:szCs w:val="24"/>
        </w:rPr>
        <w:t xml:space="preserve"> prior to your expected day</w:t>
      </w:r>
      <w:r w:rsidR="00B65D33" w:rsidRPr="00C54441">
        <w:rPr>
          <w:bCs/>
          <w:sz w:val="24"/>
          <w:szCs w:val="24"/>
        </w:rPr>
        <w:t>(s)</w:t>
      </w:r>
      <w:r w:rsidRPr="00C54441">
        <w:rPr>
          <w:bCs/>
          <w:sz w:val="24"/>
          <w:szCs w:val="24"/>
        </w:rPr>
        <w:t xml:space="preserve"> of use.</w:t>
      </w:r>
      <w:r w:rsidR="00B65D33" w:rsidRPr="00C54441">
        <w:rPr>
          <w:bCs/>
          <w:sz w:val="24"/>
          <w:szCs w:val="24"/>
        </w:rPr>
        <w:t xml:space="preserve"> Volunteers are helpful in the sorting process. Reach out to the volunteer coordinator to request a volunteer, if needed. </w:t>
      </w:r>
      <w:r w:rsidR="00921F51" w:rsidRPr="00C54441">
        <w:rPr>
          <w:sz w:val="24"/>
          <w:szCs w:val="24"/>
        </w:rPr>
        <w:t xml:space="preserve">If volunteers are assisting, </w:t>
      </w:r>
      <w:proofErr w:type="gramStart"/>
      <w:r w:rsidR="00921F51" w:rsidRPr="00C54441">
        <w:rPr>
          <w:sz w:val="24"/>
          <w:szCs w:val="24"/>
        </w:rPr>
        <w:t>always</w:t>
      </w:r>
      <w:proofErr w:type="gramEnd"/>
      <w:r w:rsidR="00921F51" w:rsidRPr="00C54441">
        <w:rPr>
          <w:sz w:val="24"/>
          <w:szCs w:val="24"/>
        </w:rPr>
        <w:t xml:space="preserve"> have one trained person available (either in the room sorting with </w:t>
      </w:r>
      <w:r w:rsidR="003B79F8" w:rsidRPr="00C54441">
        <w:rPr>
          <w:sz w:val="24"/>
          <w:szCs w:val="24"/>
        </w:rPr>
        <w:t>them or</w:t>
      </w:r>
      <w:r w:rsidR="00921F51" w:rsidRPr="00C54441">
        <w:rPr>
          <w:sz w:val="24"/>
          <w:szCs w:val="24"/>
        </w:rPr>
        <w:t xml:space="preserve"> washing roots next door)</w:t>
      </w:r>
      <w:r w:rsidR="00921F51" w:rsidRPr="00C54441">
        <w:rPr>
          <w:b/>
          <w:sz w:val="24"/>
          <w:szCs w:val="24"/>
        </w:rPr>
        <w:t xml:space="preserve"> </w:t>
      </w:r>
      <w:r w:rsidR="00921F51" w:rsidRPr="00C54441">
        <w:rPr>
          <w:sz w:val="24"/>
          <w:szCs w:val="24"/>
        </w:rPr>
        <w:t xml:space="preserve">to answer any questions that may arise. </w:t>
      </w:r>
    </w:p>
    <w:p w14:paraId="4C95F747" w14:textId="696E2ED5" w:rsidR="00B65D33" w:rsidRPr="00C54441" w:rsidRDefault="00533B08" w:rsidP="00B65D33">
      <w:pPr>
        <w:ind w:firstLine="720"/>
        <w:rPr>
          <w:sz w:val="24"/>
          <w:szCs w:val="24"/>
        </w:rPr>
      </w:pPr>
      <w:r w:rsidRPr="00C54441">
        <w:rPr>
          <w:b/>
          <w:sz w:val="24"/>
          <w:szCs w:val="24"/>
        </w:rPr>
        <w:t>Materials</w:t>
      </w:r>
      <w:r w:rsidR="00B65D33" w:rsidRPr="00C54441">
        <w:rPr>
          <w:b/>
          <w:sz w:val="24"/>
          <w:szCs w:val="24"/>
        </w:rPr>
        <w:t xml:space="preserve">: </w:t>
      </w:r>
      <w:r w:rsidR="00B65D33" w:rsidRPr="00C54441">
        <w:rPr>
          <w:bCs/>
          <w:sz w:val="24"/>
          <w:szCs w:val="24"/>
        </w:rPr>
        <w:t>(per person)</w:t>
      </w:r>
    </w:p>
    <w:p w14:paraId="303C4AEA" w14:textId="4F10308E" w:rsidR="00B65D33" w:rsidRPr="000D3002" w:rsidRDefault="00B65D33" w:rsidP="00B65D33">
      <w:pPr>
        <w:pStyle w:val="ListParagraph"/>
        <w:numPr>
          <w:ilvl w:val="0"/>
          <w:numId w:val="3"/>
        </w:numPr>
        <w:rPr>
          <w:sz w:val="24"/>
          <w:szCs w:val="24"/>
        </w:rPr>
      </w:pPr>
      <w:r w:rsidRPr="00C54441">
        <w:rPr>
          <w:sz w:val="24"/>
          <w:szCs w:val="24"/>
        </w:rPr>
        <w:t xml:space="preserve">Ziplock </w:t>
      </w:r>
      <w:r>
        <w:rPr>
          <w:sz w:val="24"/>
          <w:szCs w:val="24"/>
        </w:rPr>
        <w:t>bags with</w:t>
      </w:r>
      <w:r w:rsidR="0030090A">
        <w:rPr>
          <w:sz w:val="24"/>
          <w:szCs w:val="24"/>
        </w:rPr>
        <w:t xml:space="preserve"> washed</w:t>
      </w:r>
      <w:r>
        <w:rPr>
          <w:sz w:val="24"/>
          <w:szCs w:val="24"/>
        </w:rPr>
        <w:t xml:space="preserve"> roots</w:t>
      </w:r>
    </w:p>
    <w:p w14:paraId="0A4F8223" w14:textId="0DAA19C2" w:rsidR="00B65D33" w:rsidRDefault="00B65D33" w:rsidP="00B65D33">
      <w:pPr>
        <w:pStyle w:val="ListParagraph"/>
        <w:numPr>
          <w:ilvl w:val="0"/>
          <w:numId w:val="3"/>
        </w:numPr>
        <w:rPr>
          <w:sz w:val="24"/>
          <w:szCs w:val="24"/>
        </w:rPr>
      </w:pPr>
      <w:r>
        <w:rPr>
          <w:sz w:val="24"/>
          <w:szCs w:val="24"/>
        </w:rPr>
        <w:t xml:space="preserve">(1) </w:t>
      </w:r>
      <w:r w:rsidR="00C54441">
        <w:rPr>
          <w:sz w:val="24"/>
          <w:szCs w:val="24"/>
        </w:rPr>
        <w:t>g</w:t>
      </w:r>
      <w:r>
        <w:rPr>
          <w:sz w:val="24"/>
          <w:szCs w:val="24"/>
        </w:rPr>
        <w:t>lass baking dish</w:t>
      </w:r>
    </w:p>
    <w:p w14:paraId="5E5556DB" w14:textId="0FB866EA" w:rsidR="0030090A" w:rsidRDefault="0030090A" w:rsidP="00B65D33">
      <w:pPr>
        <w:pStyle w:val="ListParagraph"/>
        <w:numPr>
          <w:ilvl w:val="0"/>
          <w:numId w:val="3"/>
        </w:numPr>
        <w:rPr>
          <w:sz w:val="24"/>
          <w:szCs w:val="24"/>
        </w:rPr>
      </w:pPr>
      <w:r>
        <w:rPr>
          <w:sz w:val="24"/>
          <w:szCs w:val="24"/>
        </w:rPr>
        <w:t>DI water</w:t>
      </w:r>
    </w:p>
    <w:p w14:paraId="5CBF9B74" w14:textId="39E886C8" w:rsidR="00B65D33" w:rsidRPr="00B65D33" w:rsidRDefault="00B65D33" w:rsidP="00B65D33">
      <w:pPr>
        <w:pStyle w:val="ListParagraph"/>
        <w:numPr>
          <w:ilvl w:val="0"/>
          <w:numId w:val="3"/>
        </w:numPr>
        <w:rPr>
          <w:sz w:val="24"/>
          <w:szCs w:val="24"/>
        </w:rPr>
      </w:pPr>
      <w:r>
        <w:rPr>
          <w:sz w:val="24"/>
          <w:szCs w:val="24"/>
        </w:rPr>
        <w:t xml:space="preserve">(1) </w:t>
      </w:r>
      <w:r w:rsidR="00C54441">
        <w:rPr>
          <w:sz w:val="24"/>
          <w:szCs w:val="24"/>
        </w:rPr>
        <w:t>t</w:t>
      </w:r>
      <w:r>
        <w:rPr>
          <w:sz w:val="24"/>
          <w:szCs w:val="24"/>
        </w:rPr>
        <w:t xml:space="preserve">urquoise tray (or a </w:t>
      </w:r>
      <w:r w:rsidR="00334702">
        <w:rPr>
          <w:sz w:val="24"/>
          <w:szCs w:val="24"/>
        </w:rPr>
        <w:t>contrasting-</w:t>
      </w:r>
      <w:r>
        <w:rPr>
          <w:sz w:val="24"/>
          <w:szCs w:val="24"/>
        </w:rPr>
        <w:t>color surface to put the glass dish on)</w:t>
      </w:r>
    </w:p>
    <w:p w14:paraId="30E78B64" w14:textId="7A5DF038" w:rsidR="00B65D33" w:rsidRPr="00F75153" w:rsidRDefault="00B65D33" w:rsidP="00B65D33">
      <w:pPr>
        <w:pStyle w:val="ListParagraph"/>
        <w:numPr>
          <w:ilvl w:val="0"/>
          <w:numId w:val="3"/>
        </w:numPr>
        <w:rPr>
          <w:b/>
          <w:sz w:val="24"/>
          <w:szCs w:val="24"/>
        </w:rPr>
      </w:pPr>
      <w:r>
        <w:rPr>
          <w:sz w:val="24"/>
          <w:szCs w:val="24"/>
        </w:rPr>
        <w:t xml:space="preserve">(3) </w:t>
      </w:r>
      <w:r w:rsidR="00C54441">
        <w:rPr>
          <w:sz w:val="24"/>
          <w:szCs w:val="24"/>
        </w:rPr>
        <w:t>s</w:t>
      </w:r>
      <w:r>
        <w:rPr>
          <w:sz w:val="24"/>
          <w:szCs w:val="24"/>
        </w:rPr>
        <w:t xml:space="preserve">mall </w:t>
      </w:r>
      <w:proofErr w:type="gramStart"/>
      <w:r>
        <w:rPr>
          <w:sz w:val="24"/>
          <w:szCs w:val="24"/>
        </w:rPr>
        <w:t>weigh</w:t>
      </w:r>
      <w:proofErr w:type="gramEnd"/>
      <w:r>
        <w:rPr>
          <w:sz w:val="24"/>
          <w:szCs w:val="24"/>
        </w:rPr>
        <w:t xml:space="preserve"> boats</w:t>
      </w:r>
    </w:p>
    <w:p w14:paraId="3DDB583D" w14:textId="2B2BD98E" w:rsidR="00B65D33" w:rsidRPr="00F75153" w:rsidRDefault="00E26D1A" w:rsidP="00B65D33">
      <w:pPr>
        <w:pStyle w:val="ListParagraph"/>
        <w:numPr>
          <w:ilvl w:val="0"/>
          <w:numId w:val="3"/>
        </w:numPr>
        <w:rPr>
          <w:b/>
          <w:sz w:val="24"/>
          <w:szCs w:val="24"/>
        </w:rPr>
      </w:pPr>
      <w:r>
        <w:rPr>
          <w:sz w:val="24"/>
          <w:szCs w:val="24"/>
        </w:rPr>
        <w:t xml:space="preserve">(2) </w:t>
      </w:r>
      <w:r w:rsidR="00C54441">
        <w:rPr>
          <w:sz w:val="24"/>
          <w:szCs w:val="24"/>
        </w:rPr>
        <w:t>t</w:t>
      </w:r>
      <w:r w:rsidR="00B65D33">
        <w:rPr>
          <w:sz w:val="24"/>
          <w:szCs w:val="24"/>
        </w:rPr>
        <w:t>weezers</w:t>
      </w:r>
    </w:p>
    <w:p w14:paraId="22D4FEFE" w14:textId="55FB45E7" w:rsidR="00B65D33" w:rsidRPr="00F96479" w:rsidRDefault="00B65D33" w:rsidP="00B65D33">
      <w:pPr>
        <w:pStyle w:val="ListParagraph"/>
        <w:numPr>
          <w:ilvl w:val="0"/>
          <w:numId w:val="3"/>
        </w:numPr>
        <w:rPr>
          <w:b/>
          <w:sz w:val="24"/>
          <w:szCs w:val="24"/>
        </w:rPr>
      </w:pPr>
      <w:r>
        <w:rPr>
          <w:sz w:val="24"/>
          <w:szCs w:val="24"/>
        </w:rPr>
        <w:t>Small scissors</w:t>
      </w:r>
    </w:p>
    <w:p w14:paraId="60472027" w14:textId="13A7A7BD" w:rsidR="00B65D33" w:rsidRPr="0030090A" w:rsidRDefault="00B65D33" w:rsidP="00B65D33">
      <w:pPr>
        <w:pStyle w:val="ListParagraph"/>
        <w:numPr>
          <w:ilvl w:val="0"/>
          <w:numId w:val="3"/>
        </w:numPr>
        <w:rPr>
          <w:b/>
          <w:sz w:val="24"/>
          <w:szCs w:val="24"/>
        </w:rPr>
      </w:pPr>
      <w:r>
        <w:rPr>
          <w:sz w:val="24"/>
          <w:szCs w:val="24"/>
        </w:rPr>
        <w:t>Vials containing examples of Fine Roots</w:t>
      </w:r>
      <w:r w:rsidR="00C322EB">
        <w:rPr>
          <w:sz w:val="24"/>
          <w:szCs w:val="24"/>
        </w:rPr>
        <w:t xml:space="preserve"> and</w:t>
      </w:r>
      <w:r>
        <w:rPr>
          <w:sz w:val="24"/>
          <w:szCs w:val="24"/>
        </w:rPr>
        <w:t xml:space="preserve"> C3</w:t>
      </w:r>
      <w:r w:rsidR="00C322EB">
        <w:rPr>
          <w:sz w:val="24"/>
          <w:szCs w:val="24"/>
        </w:rPr>
        <w:t>,</w:t>
      </w:r>
      <w:r>
        <w:rPr>
          <w:sz w:val="24"/>
          <w:szCs w:val="24"/>
        </w:rPr>
        <w:t xml:space="preserve"> C4 </w:t>
      </w:r>
      <w:r w:rsidR="00C322EB">
        <w:rPr>
          <w:sz w:val="24"/>
          <w:szCs w:val="24"/>
        </w:rPr>
        <w:t xml:space="preserve">&amp; </w:t>
      </w:r>
      <w:proofErr w:type="spellStart"/>
      <w:r w:rsidR="00C322EB">
        <w:rPr>
          <w:sz w:val="24"/>
          <w:szCs w:val="24"/>
        </w:rPr>
        <w:t>Phrag</w:t>
      </w:r>
      <w:proofErr w:type="spellEnd"/>
      <w:r w:rsidR="00C322EB">
        <w:rPr>
          <w:sz w:val="24"/>
          <w:szCs w:val="24"/>
        </w:rPr>
        <w:t xml:space="preserve"> </w:t>
      </w:r>
      <w:r>
        <w:rPr>
          <w:sz w:val="24"/>
          <w:szCs w:val="24"/>
        </w:rPr>
        <w:t>Rhizomes</w:t>
      </w:r>
    </w:p>
    <w:p w14:paraId="543F570C" w14:textId="1FDB228D" w:rsidR="0030090A" w:rsidRPr="0030090A" w:rsidRDefault="0030090A" w:rsidP="00B65D33">
      <w:pPr>
        <w:pStyle w:val="ListParagraph"/>
        <w:numPr>
          <w:ilvl w:val="0"/>
          <w:numId w:val="3"/>
        </w:numPr>
        <w:rPr>
          <w:b/>
          <w:sz w:val="24"/>
          <w:szCs w:val="24"/>
        </w:rPr>
      </w:pPr>
      <w:r>
        <w:rPr>
          <w:sz w:val="24"/>
          <w:szCs w:val="24"/>
        </w:rPr>
        <w:t>Coin envelopes</w:t>
      </w:r>
    </w:p>
    <w:p w14:paraId="566B38D0" w14:textId="33EEA567" w:rsidR="0030090A" w:rsidRPr="0030090A" w:rsidRDefault="0030090A" w:rsidP="00B65D33">
      <w:pPr>
        <w:pStyle w:val="ListParagraph"/>
        <w:numPr>
          <w:ilvl w:val="0"/>
          <w:numId w:val="3"/>
        </w:numPr>
        <w:rPr>
          <w:b/>
          <w:sz w:val="24"/>
          <w:szCs w:val="24"/>
        </w:rPr>
      </w:pPr>
      <w:r>
        <w:rPr>
          <w:sz w:val="24"/>
          <w:szCs w:val="24"/>
        </w:rPr>
        <w:t>Sharpie (for labeling envelopes)</w:t>
      </w:r>
    </w:p>
    <w:p w14:paraId="7F13433B" w14:textId="61D05E2D" w:rsidR="0030090A" w:rsidRPr="00F75153" w:rsidRDefault="0030090A" w:rsidP="00B65D33">
      <w:pPr>
        <w:pStyle w:val="ListParagraph"/>
        <w:numPr>
          <w:ilvl w:val="0"/>
          <w:numId w:val="3"/>
        </w:numPr>
        <w:rPr>
          <w:b/>
          <w:sz w:val="24"/>
          <w:szCs w:val="24"/>
        </w:rPr>
      </w:pPr>
      <w:r>
        <w:rPr>
          <w:sz w:val="24"/>
          <w:szCs w:val="24"/>
        </w:rPr>
        <w:t>Cardboard box(es) (for collection of sorted roots/coin envelopes to be placed in grieve oven)</w:t>
      </w:r>
    </w:p>
    <w:p w14:paraId="46FA1088" w14:textId="288789F0" w:rsidR="0030090A" w:rsidRPr="0030090A" w:rsidRDefault="00B65D33" w:rsidP="0030090A">
      <w:pPr>
        <w:pStyle w:val="ListParagraph"/>
        <w:numPr>
          <w:ilvl w:val="0"/>
          <w:numId w:val="3"/>
        </w:numPr>
        <w:rPr>
          <w:b/>
          <w:sz w:val="24"/>
          <w:szCs w:val="24"/>
        </w:rPr>
      </w:pPr>
      <w:r w:rsidRPr="00F75153">
        <w:rPr>
          <w:sz w:val="24"/>
          <w:szCs w:val="24"/>
        </w:rPr>
        <w:t xml:space="preserve">(1) </w:t>
      </w:r>
      <w:r w:rsidR="00C322EB">
        <w:rPr>
          <w:sz w:val="24"/>
          <w:szCs w:val="24"/>
        </w:rPr>
        <w:t>c</w:t>
      </w:r>
      <w:r>
        <w:rPr>
          <w:sz w:val="24"/>
          <w:szCs w:val="24"/>
        </w:rPr>
        <w:t>hecklist</w:t>
      </w:r>
      <w:r w:rsidR="006476FD">
        <w:rPr>
          <w:sz w:val="24"/>
          <w:szCs w:val="24"/>
        </w:rPr>
        <w:t xml:space="preserve"> per experiment</w:t>
      </w:r>
      <w:r>
        <w:rPr>
          <w:sz w:val="24"/>
          <w:szCs w:val="24"/>
        </w:rPr>
        <w:t xml:space="preserve"> with clipboard and pen/pencil </w:t>
      </w:r>
    </w:p>
    <w:p w14:paraId="6336DB5D" w14:textId="618C63A4" w:rsidR="0030090A" w:rsidRPr="00714A85" w:rsidRDefault="0030090A" w:rsidP="0030090A">
      <w:pPr>
        <w:rPr>
          <w:b/>
          <w:sz w:val="24"/>
          <w:szCs w:val="24"/>
        </w:rPr>
      </w:pPr>
      <w:r w:rsidRPr="00714A85">
        <w:rPr>
          <w:b/>
          <w:sz w:val="24"/>
          <w:szCs w:val="24"/>
        </w:rPr>
        <w:t>Prior to Sorting</w:t>
      </w:r>
    </w:p>
    <w:p w14:paraId="76DD3103" w14:textId="72C38983" w:rsidR="0030090A" w:rsidRPr="00714A85" w:rsidRDefault="0030090A" w:rsidP="0030090A">
      <w:pPr>
        <w:pStyle w:val="ListParagraph"/>
        <w:numPr>
          <w:ilvl w:val="0"/>
          <w:numId w:val="17"/>
        </w:numPr>
        <w:rPr>
          <w:b/>
          <w:sz w:val="24"/>
          <w:szCs w:val="24"/>
        </w:rPr>
      </w:pPr>
      <w:r w:rsidRPr="00714A85">
        <w:rPr>
          <w:bCs/>
          <w:sz w:val="24"/>
          <w:szCs w:val="24"/>
        </w:rPr>
        <w:t>Receive proper training from Andrew Peresta, or from a recommended</w:t>
      </w:r>
      <w:r w:rsidR="00334702">
        <w:rPr>
          <w:bCs/>
          <w:sz w:val="24"/>
          <w:szCs w:val="24"/>
        </w:rPr>
        <w:t xml:space="preserve"> and </w:t>
      </w:r>
      <w:r w:rsidRPr="00714A85">
        <w:rPr>
          <w:bCs/>
          <w:sz w:val="24"/>
          <w:szCs w:val="24"/>
        </w:rPr>
        <w:t>experienced technician.</w:t>
      </w:r>
    </w:p>
    <w:p w14:paraId="793A6A13" w14:textId="4AE143E5" w:rsidR="0030090A" w:rsidRPr="00714A85" w:rsidRDefault="00921F51" w:rsidP="00A42A13">
      <w:pPr>
        <w:pStyle w:val="ListParagraph"/>
        <w:numPr>
          <w:ilvl w:val="0"/>
          <w:numId w:val="17"/>
        </w:numPr>
        <w:rPr>
          <w:b/>
          <w:sz w:val="24"/>
          <w:szCs w:val="24"/>
        </w:rPr>
      </w:pPr>
      <w:r w:rsidRPr="00714A85">
        <w:rPr>
          <w:bCs/>
          <w:sz w:val="24"/>
          <w:szCs w:val="24"/>
        </w:rPr>
        <w:t>Be sure any volunteers helping with the sorting process are also trained.</w:t>
      </w:r>
    </w:p>
    <w:p w14:paraId="6E99BB49" w14:textId="527F51D0" w:rsidR="0030090A" w:rsidRPr="00714A85" w:rsidRDefault="0030090A" w:rsidP="00D20A60">
      <w:pPr>
        <w:pStyle w:val="ListParagraph"/>
        <w:numPr>
          <w:ilvl w:val="0"/>
          <w:numId w:val="17"/>
        </w:numPr>
        <w:spacing w:after="0"/>
        <w:rPr>
          <w:bCs/>
          <w:sz w:val="24"/>
          <w:szCs w:val="24"/>
        </w:rPr>
      </w:pPr>
      <w:r w:rsidRPr="00714A85">
        <w:rPr>
          <w:bCs/>
          <w:sz w:val="24"/>
          <w:szCs w:val="24"/>
        </w:rPr>
        <w:t xml:space="preserve">Print root sorting checklist from server. This checklist will be used to document when and who sorted each core. </w:t>
      </w:r>
      <w:r w:rsidR="00FB3A7D">
        <w:rPr>
          <w:bCs/>
          <w:sz w:val="24"/>
          <w:szCs w:val="24"/>
        </w:rPr>
        <w:t xml:space="preserve"> </w:t>
      </w:r>
    </w:p>
    <w:p w14:paraId="7995458A" w14:textId="4EE9F0A8" w:rsidR="0030090A" w:rsidRPr="006B7646" w:rsidRDefault="00881F9D" w:rsidP="00D20A60">
      <w:pPr>
        <w:pStyle w:val="ListParagraph"/>
        <w:spacing w:after="0"/>
        <w:ind w:left="1440"/>
        <w:rPr>
          <w:bCs/>
          <w:sz w:val="24"/>
          <w:szCs w:val="24"/>
        </w:rPr>
      </w:pPr>
      <w:bookmarkStart w:id="85" w:name="_Hlk64036926"/>
      <w:r w:rsidRPr="00D20A60">
        <w:rPr>
          <w:bCs/>
          <w:sz w:val="24"/>
          <w:szCs w:val="24"/>
        </w:rPr>
        <w:t>LTREB</w:t>
      </w:r>
      <w:r w:rsidR="006B7646">
        <w:rPr>
          <w:bCs/>
          <w:sz w:val="24"/>
          <w:szCs w:val="24"/>
        </w:rPr>
        <w:t xml:space="preserve"> Sorting Checklist (all experiments)</w:t>
      </w:r>
      <w:bookmarkEnd w:id="85"/>
    </w:p>
    <w:p w14:paraId="38192A62" w14:textId="0F1FE4C7" w:rsidR="008406B2" w:rsidRPr="00D20A60" w:rsidRDefault="008406B2" w:rsidP="00D20A60">
      <w:pPr>
        <w:ind w:left="1440"/>
        <w:rPr>
          <w:bCs/>
          <w:sz w:val="24"/>
          <w:szCs w:val="24"/>
        </w:rPr>
      </w:pPr>
      <w:r w:rsidRPr="00D20A60">
        <w:rPr>
          <w:bCs/>
          <w:sz w:val="24"/>
          <w:szCs w:val="24"/>
        </w:rPr>
        <w:t>SMARTX</w:t>
      </w:r>
      <w:r w:rsidR="006B7646" w:rsidRPr="00D20A60">
        <w:rPr>
          <w:bCs/>
          <w:sz w:val="24"/>
          <w:szCs w:val="24"/>
        </w:rPr>
        <w:t xml:space="preserve"> Sorting Checklist</w:t>
      </w:r>
    </w:p>
    <w:p w14:paraId="0F0F87C9" w14:textId="3B333F88" w:rsidR="0030090A" w:rsidRPr="00714A85" w:rsidRDefault="0030090A" w:rsidP="0030090A">
      <w:pPr>
        <w:rPr>
          <w:b/>
          <w:sz w:val="24"/>
          <w:szCs w:val="24"/>
        </w:rPr>
      </w:pPr>
      <w:r w:rsidRPr="00714A85">
        <w:rPr>
          <w:b/>
          <w:sz w:val="24"/>
          <w:szCs w:val="24"/>
        </w:rPr>
        <w:t>Workstation Setup</w:t>
      </w:r>
    </w:p>
    <w:p w14:paraId="69182866" w14:textId="017B5E1B" w:rsidR="001A5851" w:rsidRPr="001A5851" w:rsidRDefault="001A5851" w:rsidP="00921F51">
      <w:pPr>
        <w:pStyle w:val="ListParagraph"/>
        <w:numPr>
          <w:ilvl w:val="0"/>
          <w:numId w:val="19"/>
        </w:numPr>
        <w:rPr>
          <w:ins w:id="86" w:author="Fisher, Jillian, J" w:date="2026-02-20T09:51:00Z" w16du:dateUtc="2026-02-20T14:51:00Z"/>
          <w:bCs/>
          <w:sz w:val="24"/>
          <w:szCs w:val="24"/>
        </w:rPr>
      </w:pPr>
      <w:ins w:id="87" w:author="Fisher, Jillian, J" w:date="2026-02-20T09:51:00Z" w16du:dateUtc="2026-02-20T14:51:00Z">
        <w:r w:rsidRPr="001A5851">
          <w:rPr>
            <w:bCs/>
            <w:sz w:val="24"/>
            <w:szCs w:val="24"/>
            <w:rPrChange w:id="88" w:author="Fisher, Jillian, J" w:date="2026-02-20T09:52:00Z" w16du:dateUtc="2026-02-20T14:52:00Z">
              <w:rPr>
                <w:b/>
                <w:sz w:val="24"/>
                <w:szCs w:val="24"/>
              </w:rPr>
            </w:rPrChange>
          </w:rPr>
          <w:t>DI</w:t>
        </w:r>
      </w:ins>
      <w:ins w:id="89" w:author="Fisher, Jillian, J" w:date="2026-02-20T09:52:00Z" w16du:dateUtc="2026-02-20T14:52:00Z">
        <w:r w:rsidRPr="001A5851">
          <w:rPr>
            <w:bCs/>
            <w:sz w:val="24"/>
            <w:szCs w:val="24"/>
            <w:rPrChange w:id="90" w:author="Fisher, Jillian, J" w:date="2026-02-20T09:52:00Z" w16du:dateUtc="2026-02-20T14:52:00Z">
              <w:rPr>
                <w:b/>
                <w:sz w:val="24"/>
                <w:szCs w:val="24"/>
              </w:rPr>
            </w:rPrChange>
          </w:rPr>
          <w:t xml:space="preserve"> rinse </w:t>
        </w:r>
        <w:r>
          <w:rPr>
            <w:bCs/>
            <w:sz w:val="24"/>
            <w:szCs w:val="24"/>
          </w:rPr>
          <w:t>the glass baking dish.</w:t>
        </w:r>
      </w:ins>
    </w:p>
    <w:p w14:paraId="22DF34E3" w14:textId="5A5424E4" w:rsidR="00921F51" w:rsidRPr="00E26D1A" w:rsidRDefault="00714A85" w:rsidP="00921F51">
      <w:pPr>
        <w:pStyle w:val="ListParagraph"/>
        <w:numPr>
          <w:ilvl w:val="0"/>
          <w:numId w:val="19"/>
        </w:numPr>
        <w:rPr>
          <w:b/>
          <w:sz w:val="24"/>
          <w:szCs w:val="24"/>
        </w:rPr>
      </w:pPr>
      <w:r>
        <w:rPr>
          <w:bCs/>
          <w:sz w:val="24"/>
          <w:szCs w:val="24"/>
        </w:rPr>
        <w:t xml:space="preserve">Fill glass baking </w:t>
      </w:r>
      <w:r w:rsidR="00E26D1A">
        <w:rPr>
          <w:bCs/>
          <w:sz w:val="24"/>
          <w:szCs w:val="24"/>
        </w:rPr>
        <w:t>dish with an appropriate amount of DI water</w:t>
      </w:r>
      <w:r w:rsidR="0083499D">
        <w:rPr>
          <w:bCs/>
          <w:sz w:val="24"/>
          <w:szCs w:val="24"/>
        </w:rPr>
        <w:t>.</w:t>
      </w:r>
    </w:p>
    <w:p w14:paraId="6EEADF95" w14:textId="6B70C67C" w:rsidR="00E26D1A" w:rsidRPr="00E26D1A" w:rsidRDefault="00E26D1A" w:rsidP="00E26D1A">
      <w:pPr>
        <w:pStyle w:val="ListParagraph"/>
        <w:numPr>
          <w:ilvl w:val="0"/>
          <w:numId w:val="19"/>
        </w:numPr>
        <w:rPr>
          <w:b/>
          <w:sz w:val="24"/>
          <w:szCs w:val="24"/>
        </w:rPr>
      </w:pPr>
      <w:r>
        <w:rPr>
          <w:bCs/>
          <w:sz w:val="24"/>
          <w:szCs w:val="24"/>
        </w:rPr>
        <w:t xml:space="preserve">Place glass baking dish on a turquoise tray or </w:t>
      </w:r>
      <w:r w:rsidR="00334702">
        <w:rPr>
          <w:bCs/>
          <w:sz w:val="24"/>
          <w:szCs w:val="24"/>
        </w:rPr>
        <w:t xml:space="preserve">surface with </w:t>
      </w:r>
      <w:r>
        <w:rPr>
          <w:bCs/>
          <w:sz w:val="24"/>
          <w:szCs w:val="24"/>
        </w:rPr>
        <w:t xml:space="preserve">a </w:t>
      </w:r>
      <w:r w:rsidR="00334702">
        <w:rPr>
          <w:bCs/>
          <w:sz w:val="24"/>
          <w:szCs w:val="24"/>
        </w:rPr>
        <w:t xml:space="preserve">dark color for </w:t>
      </w:r>
      <w:r>
        <w:rPr>
          <w:bCs/>
          <w:sz w:val="24"/>
          <w:szCs w:val="24"/>
        </w:rPr>
        <w:t>contrast</w:t>
      </w:r>
      <w:r w:rsidR="0083499D">
        <w:rPr>
          <w:bCs/>
          <w:sz w:val="24"/>
          <w:szCs w:val="24"/>
        </w:rPr>
        <w:t>.</w:t>
      </w:r>
      <w:ins w:id="91" w:author="Walsh, Vanessa" w:date="2026-02-18T15:16:00Z" w16du:dateUtc="2026-02-18T20:16:00Z">
        <w:r w:rsidR="005D1EC5" w:rsidRPr="005D1EC5">
          <w:rPr>
            <w:noProof/>
          </w:rPr>
          <w:t xml:space="preserve"> </w:t>
        </w:r>
      </w:ins>
    </w:p>
    <w:p w14:paraId="6F01D043" w14:textId="2CA92DD4" w:rsidR="00E26D1A" w:rsidRPr="00E26D1A" w:rsidRDefault="00E26D1A" w:rsidP="00E26D1A">
      <w:pPr>
        <w:pStyle w:val="ListParagraph"/>
        <w:numPr>
          <w:ilvl w:val="0"/>
          <w:numId w:val="19"/>
        </w:numPr>
        <w:rPr>
          <w:b/>
          <w:sz w:val="24"/>
          <w:szCs w:val="24"/>
        </w:rPr>
      </w:pPr>
      <w:proofErr w:type="gramStart"/>
      <w:r>
        <w:rPr>
          <w:bCs/>
          <w:sz w:val="24"/>
          <w:szCs w:val="24"/>
        </w:rPr>
        <w:t>Setup</w:t>
      </w:r>
      <w:proofErr w:type="gramEnd"/>
      <w:r>
        <w:rPr>
          <w:bCs/>
          <w:sz w:val="24"/>
          <w:szCs w:val="24"/>
        </w:rPr>
        <w:t xml:space="preserve"> additional </w:t>
      </w:r>
      <w:r w:rsidR="00075D23">
        <w:rPr>
          <w:bCs/>
          <w:sz w:val="24"/>
          <w:szCs w:val="24"/>
        </w:rPr>
        <w:t xml:space="preserve">overhead </w:t>
      </w:r>
      <w:r>
        <w:rPr>
          <w:bCs/>
          <w:sz w:val="24"/>
          <w:szCs w:val="24"/>
        </w:rPr>
        <w:t>lighting (optional</w:t>
      </w:r>
      <w:r w:rsidR="00075D23">
        <w:rPr>
          <w:bCs/>
          <w:sz w:val="24"/>
          <w:szCs w:val="24"/>
        </w:rPr>
        <w:t>, but helpful</w:t>
      </w:r>
      <w:r>
        <w:rPr>
          <w:bCs/>
          <w:sz w:val="24"/>
          <w:szCs w:val="24"/>
        </w:rPr>
        <w:t>)</w:t>
      </w:r>
      <w:r w:rsidR="0083499D">
        <w:rPr>
          <w:bCs/>
          <w:sz w:val="24"/>
          <w:szCs w:val="24"/>
        </w:rPr>
        <w:t>.</w:t>
      </w:r>
    </w:p>
    <w:p w14:paraId="58068513" w14:textId="29B4ACE9" w:rsidR="00E26D1A" w:rsidRPr="00E26D1A" w:rsidRDefault="00E26D1A" w:rsidP="00E26D1A">
      <w:pPr>
        <w:pStyle w:val="ListParagraph"/>
        <w:numPr>
          <w:ilvl w:val="0"/>
          <w:numId w:val="19"/>
        </w:numPr>
        <w:rPr>
          <w:b/>
          <w:sz w:val="24"/>
          <w:szCs w:val="24"/>
        </w:rPr>
      </w:pPr>
      <w:r>
        <w:rPr>
          <w:bCs/>
          <w:sz w:val="24"/>
          <w:szCs w:val="24"/>
        </w:rPr>
        <w:t>Tweezers and scissors</w:t>
      </w:r>
    </w:p>
    <w:p w14:paraId="135A40C9" w14:textId="6612845D" w:rsidR="00E26D1A" w:rsidRPr="00237274" w:rsidRDefault="00E26D1A" w:rsidP="00E26D1A">
      <w:pPr>
        <w:pStyle w:val="ListParagraph"/>
        <w:numPr>
          <w:ilvl w:val="0"/>
          <w:numId w:val="19"/>
        </w:numPr>
        <w:rPr>
          <w:b/>
          <w:sz w:val="24"/>
          <w:szCs w:val="24"/>
        </w:rPr>
      </w:pPr>
      <w:r>
        <w:rPr>
          <w:bCs/>
          <w:sz w:val="24"/>
          <w:szCs w:val="24"/>
        </w:rPr>
        <w:t>Weigh boats</w:t>
      </w:r>
      <w:r w:rsidR="004D01D4">
        <w:rPr>
          <w:bCs/>
          <w:sz w:val="24"/>
          <w:szCs w:val="24"/>
        </w:rPr>
        <w:t xml:space="preserve"> labeled with “fine roots”, “C3 </w:t>
      </w:r>
      <w:proofErr w:type="spellStart"/>
      <w:r w:rsidR="004D01D4">
        <w:rPr>
          <w:bCs/>
          <w:sz w:val="24"/>
          <w:szCs w:val="24"/>
        </w:rPr>
        <w:t>Rhiz</w:t>
      </w:r>
      <w:proofErr w:type="spellEnd"/>
      <w:r w:rsidR="004D01D4">
        <w:rPr>
          <w:bCs/>
          <w:sz w:val="24"/>
          <w:szCs w:val="24"/>
        </w:rPr>
        <w:t xml:space="preserve">”, “C4 </w:t>
      </w:r>
      <w:proofErr w:type="spellStart"/>
      <w:r w:rsidR="004D01D4">
        <w:rPr>
          <w:bCs/>
          <w:sz w:val="24"/>
          <w:szCs w:val="24"/>
        </w:rPr>
        <w:t>Rhiz</w:t>
      </w:r>
      <w:proofErr w:type="spellEnd"/>
      <w:r w:rsidR="004D01D4">
        <w:rPr>
          <w:bCs/>
          <w:sz w:val="24"/>
          <w:szCs w:val="24"/>
        </w:rPr>
        <w:t>”</w:t>
      </w:r>
    </w:p>
    <w:p w14:paraId="38C8ADAC" w14:textId="34C94DB8" w:rsidR="0083499D" w:rsidRDefault="001749D6" w:rsidP="00237274">
      <w:pPr>
        <w:rPr>
          <w:b/>
          <w:sz w:val="24"/>
          <w:szCs w:val="24"/>
        </w:rPr>
      </w:pPr>
      <w:moveToRangeStart w:id="92" w:author="Walsh, Vanessa" w:date="2026-02-18T15:16:00Z" w:name="move222320177"/>
      <w:ins w:id="93" w:author="Walsh, Vanessa" w:date="2026-02-18T15:16:00Z" w16du:dateUtc="2026-02-18T20:16:00Z">
        <w:del w:id="94" w:author="Walsh, Vanessa" w:date="2026-02-19T07:23:00Z" w16du:dateUtc="2026-02-19T12:23:00Z">
          <w:r w:rsidDel="001749D6">
            <w:rPr>
              <w:noProof/>
            </w:rPr>
            <w:lastRenderedPageBreak/>
            <w:drawing>
              <wp:anchor distT="0" distB="0" distL="114300" distR="114300" simplePos="0" relativeHeight="251710464" behindDoc="0" locked="0" layoutInCell="1" allowOverlap="1" wp14:anchorId="58E72D3E" wp14:editId="329E26B8">
                <wp:simplePos x="0" y="0"/>
                <wp:positionH relativeFrom="page">
                  <wp:posOffset>658332</wp:posOffset>
                </wp:positionH>
                <wp:positionV relativeFrom="paragraph">
                  <wp:posOffset>-104</wp:posOffset>
                </wp:positionV>
                <wp:extent cx="3009900" cy="1692910"/>
                <wp:effectExtent l="0" t="0" r="0" b="2540"/>
                <wp:wrapSquare wrapText="bothSides"/>
                <wp:docPr id="815539971" name="Picture 815539971" descr="A blue tray with a measuring tape and a measuring cup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39971" name="Picture 815539971" descr="A blue tray with a measuring tape and a measuring cup on a white surfac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09900" cy="1692910"/>
                        </a:xfrm>
                        <a:prstGeom prst="rect">
                          <a:avLst/>
                        </a:prstGeom>
                        <a:noFill/>
                        <a:ln>
                          <a:noFill/>
                        </a:ln>
                      </pic:spPr>
                    </pic:pic>
                  </a:graphicData>
                </a:graphic>
              </wp:anchor>
            </w:drawing>
          </w:r>
        </w:del>
      </w:ins>
      <w:moveToRangeEnd w:id="92"/>
      <w:del w:id="95" w:author="Walsh, Vanessa" w:date="2026-02-18T15:16:00Z" w16du:dateUtc="2026-02-18T20:16:00Z">
        <w:r w:rsidR="00237274" w:rsidDel="005D1EC5">
          <w:rPr>
            <w:noProof/>
          </w:rPr>
          <w:drawing>
            <wp:inline distT="0" distB="0" distL="0" distR="0" wp14:anchorId="483A8484" wp14:editId="16784AF5">
              <wp:extent cx="3009900" cy="169339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09900" cy="1693390"/>
                      </a:xfrm>
                      <a:prstGeom prst="rect">
                        <a:avLst/>
                      </a:prstGeom>
                      <a:noFill/>
                      <a:ln>
                        <a:noFill/>
                      </a:ln>
                    </pic:spPr>
                  </pic:pic>
                </a:graphicData>
              </a:graphic>
            </wp:inline>
          </w:drawing>
        </w:r>
      </w:del>
    </w:p>
    <w:p w14:paraId="5E6C3E05" w14:textId="77777777" w:rsidR="00075D23" w:rsidRPr="00237274" w:rsidRDefault="00075D23" w:rsidP="00237274">
      <w:pPr>
        <w:rPr>
          <w:b/>
          <w:sz w:val="24"/>
          <w:szCs w:val="24"/>
        </w:rPr>
      </w:pPr>
    </w:p>
    <w:p w14:paraId="604C308E" w14:textId="0638E393" w:rsidR="0066463C" w:rsidRDefault="00FA5932" w:rsidP="00332CFE">
      <w:pPr>
        <w:rPr>
          <w:b/>
          <w:sz w:val="24"/>
          <w:szCs w:val="24"/>
        </w:rPr>
      </w:pPr>
      <w:r w:rsidRPr="00714A85">
        <w:rPr>
          <w:b/>
          <w:sz w:val="24"/>
          <w:szCs w:val="24"/>
        </w:rPr>
        <w:t xml:space="preserve">Sorting </w:t>
      </w:r>
      <w:r w:rsidR="00533B08" w:rsidRPr="00714A85">
        <w:rPr>
          <w:b/>
          <w:sz w:val="24"/>
          <w:szCs w:val="24"/>
        </w:rPr>
        <w:t>Protocol</w:t>
      </w:r>
    </w:p>
    <w:p w14:paraId="4F7F3FF7" w14:textId="2F3C7FF0" w:rsidR="0083499D" w:rsidRDefault="0083499D" w:rsidP="0083499D">
      <w:pPr>
        <w:pStyle w:val="ListParagraph"/>
        <w:numPr>
          <w:ilvl w:val="0"/>
          <w:numId w:val="23"/>
        </w:numPr>
        <w:rPr>
          <w:bCs/>
          <w:sz w:val="24"/>
          <w:szCs w:val="24"/>
        </w:rPr>
      </w:pPr>
      <w:r>
        <w:rPr>
          <w:bCs/>
          <w:sz w:val="24"/>
          <w:szCs w:val="24"/>
        </w:rPr>
        <w:t xml:space="preserve">Transport Ziplock bags with washed roots from cold storage to the </w:t>
      </w:r>
      <w:r w:rsidR="006476FD">
        <w:rPr>
          <w:bCs/>
          <w:sz w:val="24"/>
          <w:szCs w:val="24"/>
        </w:rPr>
        <w:t xml:space="preserve">Field </w:t>
      </w:r>
      <w:r>
        <w:rPr>
          <w:bCs/>
          <w:sz w:val="24"/>
          <w:szCs w:val="24"/>
        </w:rPr>
        <w:t>Sample Processing Room</w:t>
      </w:r>
      <w:r w:rsidR="00334702">
        <w:rPr>
          <w:bCs/>
          <w:sz w:val="24"/>
          <w:szCs w:val="24"/>
        </w:rPr>
        <w:t xml:space="preserve"> (Mathias Lab</w:t>
      </w:r>
      <w:r>
        <w:rPr>
          <w:bCs/>
          <w:sz w:val="24"/>
          <w:szCs w:val="24"/>
        </w:rPr>
        <w:t xml:space="preserve"> 1028</w:t>
      </w:r>
      <w:r w:rsidR="00334702">
        <w:rPr>
          <w:bCs/>
          <w:sz w:val="24"/>
          <w:szCs w:val="24"/>
        </w:rPr>
        <w:t>)</w:t>
      </w:r>
      <w:r>
        <w:rPr>
          <w:bCs/>
          <w:sz w:val="24"/>
          <w:szCs w:val="24"/>
        </w:rPr>
        <w:t>.</w:t>
      </w:r>
      <w:ins w:id="96" w:author="Walsh, Vanessa" w:date="2026-02-18T15:16:00Z" w16du:dateUtc="2026-02-18T20:16:00Z">
        <w:r w:rsidR="005D1EC5">
          <w:rPr>
            <w:bCs/>
            <w:sz w:val="24"/>
            <w:szCs w:val="24"/>
          </w:rPr>
          <w:t xml:space="preserve"> </w:t>
        </w:r>
      </w:ins>
      <w:ins w:id="97" w:author="Walsh, Vanessa" w:date="2026-02-18T15:17:00Z" w16du:dateUtc="2026-02-18T20:17:00Z">
        <w:r w:rsidR="005D1EC5">
          <w:rPr>
            <w:bCs/>
            <w:sz w:val="24"/>
            <w:szCs w:val="24"/>
          </w:rPr>
          <w:t>Put on</w:t>
        </w:r>
      </w:ins>
      <w:ins w:id="98" w:author="Walsh, Vanessa" w:date="2026-02-18T15:16:00Z" w16du:dateUtc="2026-02-18T20:16:00Z">
        <w:r w:rsidR="005D1EC5">
          <w:rPr>
            <w:bCs/>
            <w:sz w:val="24"/>
            <w:szCs w:val="24"/>
          </w:rPr>
          <w:t xml:space="preserve"> gloves.</w:t>
        </w:r>
      </w:ins>
    </w:p>
    <w:p w14:paraId="5E18CE05" w14:textId="77777777" w:rsidR="00E05E50" w:rsidRDefault="00E05E50" w:rsidP="00E05E50">
      <w:pPr>
        <w:pStyle w:val="ListParagraph"/>
        <w:rPr>
          <w:bCs/>
          <w:sz w:val="24"/>
          <w:szCs w:val="24"/>
        </w:rPr>
      </w:pPr>
    </w:p>
    <w:p w14:paraId="39058C7D" w14:textId="77777777" w:rsidR="00E05E50" w:rsidRDefault="0083499D" w:rsidP="00E05E50">
      <w:pPr>
        <w:pStyle w:val="ListParagraph"/>
        <w:numPr>
          <w:ilvl w:val="0"/>
          <w:numId w:val="23"/>
        </w:numPr>
        <w:rPr>
          <w:bCs/>
          <w:sz w:val="24"/>
          <w:szCs w:val="24"/>
        </w:rPr>
      </w:pPr>
      <w:r>
        <w:rPr>
          <w:bCs/>
          <w:sz w:val="24"/>
          <w:szCs w:val="24"/>
        </w:rPr>
        <w:t>Select a Ziplock bag of washed roots for sorting.</w:t>
      </w:r>
    </w:p>
    <w:p w14:paraId="24EB5D8C" w14:textId="77777777" w:rsidR="00E05E50" w:rsidRPr="00E05E50" w:rsidRDefault="00E05E50" w:rsidP="00E05E50">
      <w:pPr>
        <w:pStyle w:val="ListParagraph"/>
        <w:rPr>
          <w:bCs/>
          <w:sz w:val="24"/>
          <w:szCs w:val="24"/>
        </w:rPr>
      </w:pPr>
    </w:p>
    <w:p w14:paraId="61225DED" w14:textId="2D2D0BF6" w:rsidR="00E05E50" w:rsidRPr="00E05E50" w:rsidRDefault="0083499D" w:rsidP="00E05E50">
      <w:pPr>
        <w:pStyle w:val="ListParagraph"/>
        <w:numPr>
          <w:ilvl w:val="0"/>
          <w:numId w:val="23"/>
        </w:numPr>
        <w:rPr>
          <w:bCs/>
          <w:sz w:val="24"/>
          <w:szCs w:val="24"/>
        </w:rPr>
      </w:pPr>
      <w:r w:rsidRPr="00E05E50">
        <w:rPr>
          <w:bCs/>
          <w:sz w:val="24"/>
          <w:szCs w:val="24"/>
        </w:rPr>
        <w:t>Use tweezers to move roots from the Ziplock bag to the glass baking dish filled with DI water</w:t>
      </w:r>
      <w:r w:rsidR="00F10CB9" w:rsidRPr="00E05E50">
        <w:rPr>
          <w:bCs/>
          <w:sz w:val="24"/>
          <w:szCs w:val="24"/>
        </w:rPr>
        <w:t>.</w:t>
      </w:r>
      <w:r w:rsidR="000128CE" w:rsidRPr="00E05E50">
        <w:rPr>
          <w:bCs/>
          <w:sz w:val="24"/>
          <w:szCs w:val="24"/>
        </w:rPr>
        <w:t xml:space="preserve"> Place Ziplock bag aside.</w:t>
      </w:r>
    </w:p>
    <w:p w14:paraId="6E5480CA" w14:textId="77777777" w:rsidR="00E05E50" w:rsidRDefault="00E05E50" w:rsidP="00E05E50">
      <w:pPr>
        <w:pStyle w:val="ListParagraph"/>
        <w:rPr>
          <w:bCs/>
          <w:sz w:val="24"/>
          <w:szCs w:val="24"/>
        </w:rPr>
      </w:pPr>
    </w:p>
    <w:p w14:paraId="38D08E78" w14:textId="618CB6FA" w:rsidR="0083499D" w:rsidRDefault="0083499D" w:rsidP="0083499D">
      <w:pPr>
        <w:pStyle w:val="ListParagraph"/>
        <w:numPr>
          <w:ilvl w:val="0"/>
          <w:numId w:val="23"/>
        </w:numPr>
        <w:rPr>
          <w:bCs/>
          <w:sz w:val="24"/>
          <w:szCs w:val="24"/>
        </w:rPr>
      </w:pPr>
      <w:r>
        <w:rPr>
          <w:bCs/>
          <w:sz w:val="24"/>
          <w:szCs w:val="24"/>
        </w:rPr>
        <w:t>Pick out remaining chunks of peat, black roots (see example vial), above ground biomass, etc</w:t>
      </w:r>
      <w:r w:rsidR="005419D2">
        <w:rPr>
          <w:bCs/>
          <w:sz w:val="24"/>
          <w:szCs w:val="24"/>
        </w:rPr>
        <w:t>.</w:t>
      </w:r>
      <w:r>
        <w:rPr>
          <w:bCs/>
          <w:sz w:val="24"/>
          <w:szCs w:val="24"/>
        </w:rPr>
        <w:t>, so that only roots</w:t>
      </w:r>
      <w:r w:rsidR="005419D2">
        <w:rPr>
          <w:bCs/>
          <w:sz w:val="24"/>
          <w:szCs w:val="24"/>
        </w:rPr>
        <w:t xml:space="preserve"> and </w:t>
      </w:r>
      <w:r>
        <w:rPr>
          <w:bCs/>
          <w:sz w:val="24"/>
          <w:szCs w:val="24"/>
        </w:rPr>
        <w:t>rhizomes remain.</w:t>
      </w:r>
    </w:p>
    <w:p w14:paraId="2947AF4A" w14:textId="77777777" w:rsidR="00E05E50" w:rsidRDefault="00E05E50" w:rsidP="00E05E50">
      <w:pPr>
        <w:pStyle w:val="ListParagraph"/>
        <w:rPr>
          <w:bCs/>
          <w:sz w:val="24"/>
          <w:szCs w:val="24"/>
        </w:rPr>
      </w:pPr>
    </w:p>
    <w:p w14:paraId="51E9D80F" w14:textId="1C314599" w:rsidR="00402D2D" w:rsidRDefault="00FC6AD7" w:rsidP="00402D2D">
      <w:pPr>
        <w:pStyle w:val="ListParagraph"/>
        <w:numPr>
          <w:ilvl w:val="0"/>
          <w:numId w:val="23"/>
        </w:numPr>
        <w:rPr>
          <w:bCs/>
          <w:sz w:val="24"/>
          <w:szCs w:val="24"/>
        </w:rPr>
      </w:pPr>
      <w:r>
        <w:rPr>
          <w:bCs/>
          <w:sz w:val="24"/>
          <w:szCs w:val="24"/>
        </w:rPr>
        <w:t>Sort roots into one of three weigh boats for Fine Roots, C3 Rhizomes, and C4 Rhizomes</w:t>
      </w:r>
      <w:r w:rsidR="00334702">
        <w:rPr>
          <w:bCs/>
          <w:sz w:val="24"/>
          <w:szCs w:val="24"/>
        </w:rPr>
        <w:t xml:space="preserve"> (see images below)</w:t>
      </w:r>
      <w:r>
        <w:rPr>
          <w:bCs/>
          <w:sz w:val="24"/>
          <w:szCs w:val="24"/>
        </w:rPr>
        <w:t xml:space="preserve">. </w:t>
      </w:r>
    </w:p>
    <w:p w14:paraId="3166F856" w14:textId="2B1F1AD3" w:rsidR="007617E7" w:rsidRPr="007617E7" w:rsidRDefault="007617E7" w:rsidP="007617E7">
      <w:pPr>
        <w:pStyle w:val="ListParagraph"/>
        <w:numPr>
          <w:ilvl w:val="0"/>
          <w:numId w:val="25"/>
        </w:numPr>
        <w:spacing w:after="0" w:line="240" w:lineRule="auto"/>
        <w:rPr>
          <w:sz w:val="24"/>
          <w:szCs w:val="24"/>
        </w:rPr>
      </w:pPr>
      <w:r w:rsidRPr="00C811DA">
        <w:rPr>
          <w:b/>
          <w:bCs/>
          <w:sz w:val="24"/>
          <w:szCs w:val="24"/>
        </w:rPr>
        <w:t xml:space="preserve">Fine </w:t>
      </w:r>
      <w:r w:rsidR="00CE458A" w:rsidRPr="00C811DA">
        <w:rPr>
          <w:b/>
          <w:bCs/>
          <w:sz w:val="24"/>
          <w:szCs w:val="24"/>
        </w:rPr>
        <w:t>R</w:t>
      </w:r>
      <w:r w:rsidRPr="00C811DA">
        <w:rPr>
          <w:b/>
          <w:bCs/>
          <w:sz w:val="24"/>
          <w:szCs w:val="24"/>
        </w:rPr>
        <w:t>oots</w:t>
      </w:r>
      <w:r w:rsidR="00F10CB9">
        <w:rPr>
          <w:sz w:val="24"/>
          <w:szCs w:val="24"/>
        </w:rPr>
        <w:t xml:space="preserve"> </w:t>
      </w:r>
      <w:r w:rsidRPr="007617E7">
        <w:rPr>
          <w:sz w:val="24"/>
          <w:szCs w:val="24"/>
        </w:rPr>
        <w:t>- Most everything &lt; 1 mm</w:t>
      </w:r>
      <w:r w:rsidR="004D01D4">
        <w:rPr>
          <w:sz w:val="24"/>
          <w:szCs w:val="24"/>
        </w:rPr>
        <w:t xml:space="preserve"> (</w:t>
      </w:r>
      <w:proofErr w:type="spellStart"/>
      <w:r w:rsidR="004D01D4">
        <w:rPr>
          <w:sz w:val="24"/>
          <w:szCs w:val="24"/>
        </w:rPr>
        <w:t>Phrag</w:t>
      </w:r>
      <w:proofErr w:type="spellEnd"/>
      <w:r w:rsidR="004D01D4">
        <w:rPr>
          <w:sz w:val="24"/>
          <w:szCs w:val="24"/>
        </w:rPr>
        <w:t xml:space="preserve"> fine roots are larger)</w:t>
      </w:r>
    </w:p>
    <w:p w14:paraId="5651D228" w14:textId="77777777" w:rsidR="007617E7" w:rsidRPr="007617E7" w:rsidRDefault="007617E7" w:rsidP="00CE458A">
      <w:pPr>
        <w:spacing w:after="0"/>
        <w:ind w:left="720" w:firstLine="720"/>
        <w:rPr>
          <w:sz w:val="24"/>
          <w:szCs w:val="24"/>
        </w:rPr>
      </w:pPr>
      <w:r w:rsidRPr="007617E7">
        <w:rPr>
          <w:sz w:val="24"/>
          <w:szCs w:val="24"/>
        </w:rPr>
        <w:t>Most ingrowth roots will be fine roots.</w:t>
      </w:r>
    </w:p>
    <w:p w14:paraId="1BF83D59" w14:textId="49F45802" w:rsidR="007617E7" w:rsidRPr="007617E7" w:rsidRDefault="007617E7" w:rsidP="00CE458A">
      <w:pPr>
        <w:pStyle w:val="ListParagraph"/>
        <w:numPr>
          <w:ilvl w:val="0"/>
          <w:numId w:val="24"/>
        </w:numPr>
        <w:spacing w:after="0" w:line="240" w:lineRule="auto"/>
        <w:rPr>
          <w:sz w:val="24"/>
          <w:szCs w:val="24"/>
        </w:rPr>
      </w:pPr>
      <w:r w:rsidRPr="00C811DA">
        <w:rPr>
          <w:b/>
          <w:bCs/>
          <w:sz w:val="24"/>
          <w:szCs w:val="24"/>
        </w:rPr>
        <w:t xml:space="preserve">C4/Grass </w:t>
      </w:r>
      <w:r w:rsidR="00CE458A" w:rsidRPr="00C811DA">
        <w:rPr>
          <w:b/>
          <w:bCs/>
          <w:sz w:val="24"/>
          <w:szCs w:val="24"/>
        </w:rPr>
        <w:t>R</w:t>
      </w:r>
      <w:r w:rsidRPr="00C811DA">
        <w:rPr>
          <w:b/>
          <w:bCs/>
          <w:sz w:val="24"/>
          <w:szCs w:val="24"/>
        </w:rPr>
        <w:t>hizomes</w:t>
      </w:r>
      <w:r w:rsidRPr="007617E7">
        <w:rPr>
          <w:sz w:val="24"/>
          <w:szCs w:val="24"/>
        </w:rPr>
        <w:t xml:space="preserve"> - yellowish grey, woody</w:t>
      </w:r>
    </w:p>
    <w:p w14:paraId="1D5639A1" w14:textId="7E30CB6F" w:rsidR="007617E7" w:rsidRPr="007617E7" w:rsidRDefault="007617E7" w:rsidP="007617E7">
      <w:pPr>
        <w:pStyle w:val="ListParagraph"/>
        <w:numPr>
          <w:ilvl w:val="0"/>
          <w:numId w:val="24"/>
        </w:numPr>
        <w:spacing w:after="0" w:line="240" w:lineRule="auto"/>
        <w:rPr>
          <w:sz w:val="24"/>
          <w:szCs w:val="24"/>
        </w:rPr>
      </w:pPr>
      <w:r w:rsidRPr="00C811DA">
        <w:rPr>
          <w:b/>
          <w:bCs/>
          <w:sz w:val="24"/>
          <w:szCs w:val="24"/>
        </w:rPr>
        <w:t xml:space="preserve">C3/SCAM </w:t>
      </w:r>
      <w:r w:rsidR="00CE458A" w:rsidRPr="00C811DA">
        <w:rPr>
          <w:b/>
          <w:bCs/>
          <w:sz w:val="24"/>
          <w:szCs w:val="24"/>
        </w:rPr>
        <w:t>R</w:t>
      </w:r>
      <w:r w:rsidRPr="00C811DA">
        <w:rPr>
          <w:b/>
          <w:bCs/>
          <w:sz w:val="24"/>
          <w:szCs w:val="24"/>
        </w:rPr>
        <w:t>hizomes</w:t>
      </w:r>
      <w:r w:rsidRPr="007617E7">
        <w:rPr>
          <w:sz w:val="24"/>
          <w:szCs w:val="24"/>
        </w:rPr>
        <w:t xml:space="preserve"> - reddish, get a lot thicker than grass rhizomes</w:t>
      </w:r>
    </w:p>
    <w:p w14:paraId="2FF14CA4" w14:textId="398D5AEE" w:rsidR="005D1EC5" w:rsidRDefault="007617E7" w:rsidP="00BC752D">
      <w:pPr>
        <w:ind w:left="720" w:firstLine="720"/>
        <w:rPr>
          <w:sz w:val="24"/>
          <w:szCs w:val="24"/>
        </w:rPr>
      </w:pPr>
      <w:r w:rsidRPr="00714A85">
        <w:rPr>
          <w:sz w:val="24"/>
          <w:szCs w:val="24"/>
        </w:rPr>
        <w:t>Rhizomes are usually &gt;1 mm in diameter and have nodes.</w:t>
      </w:r>
    </w:p>
    <w:p w14:paraId="2E59D536" w14:textId="77777777" w:rsidR="007C5750" w:rsidRPr="005419D2" w:rsidDel="00BC752D" w:rsidRDefault="007C5750" w:rsidP="00BC752D">
      <w:pPr>
        <w:ind w:left="720" w:firstLine="720"/>
        <w:rPr>
          <w:del w:id="99" w:author="Walsh, Vanessa" w:date="2026-02-19T07:53:00Z" w16du:dateUtc="2026-02-19T12:53:00Z"/>
          <w:sz w:val="24"/>
          <w:szCs w:val="24"/>
        </w:rPr>
      </w:pPr>
    </w:p>
    <w:p w14:paraId="253F1B4E" w14:textId="5E68B210" w:rsidR="007617E7" w:rsidRDefault="007617E7" w:rsidP="007617E7">
      <w:pPr>
        <w:rPr>
          <w:ins w:id="100" w:author="Walsh, Vanessa" w:date="2026-02-19T07:54:00Z" w16du:dateUtc="2026-02-19T12:54:00Z"/>
          <w:bCs/>
          <w:sz w:val="24"/>
          <w:szCs w:val="24"/>
        </w:rPr>
      </w:pPr>
      <w:r>
        <w:rPr>
          <w:noProof/>
        </w:rPr>
        <w:drawing>
          <wp:inline distT="0" distB="0" distL="0" distR="0" wp14:anchorId="4CD9BD81" wp14:editId="3F435CEF">
            <wp:extent cx="5641114" cy="22307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9712"/>
                    <a:stretch>
                      <a:fillRect/>
                    </a:stretch>
                  </pic:blipFill>
                  <pic:spPr bwMode="auto">
                    <a:xfrm>
                      <a:off x="0" y="0"/>
                      <a:ext cx="5665868" cy="2240544"/>
                    </a:xfrm>
                    <a:prstGeom prst="rect">
                      <a:avLst/>
                    </a:prstGeom>
                    <a:noFill/>
                    <a:ln>
                      <a:noFill/>
                    </a:ln>
                    <a:extLst>
                      <a:ext uri="{53640926-AAD7-44D8-BBD7-CCE9431645EC}">
                        <a14:shadowObscured xmlns:a14="http://schemas.microsoft.com/office/drawing/2010/main"/>
                      </a:ext>
                    </a:extLst>
                  </pic:spPr>
                </pic:pic>
              </a:graphicData>
            </a:graphic>
          </wp:inline>
        </w:drawing>
      </w:r>
    </w:p>
    <w:p w14:paraId="5766BA09" w14:textId="77777777" w:rsidR="00FE096B" w:rsidRPr="007617E7" w:rsidRDefault="00FE096B" w:rsidP="007617E7">
      <w:pPr>
        <w:rPr>
          <w:bCs/>
          <w:sz w:val="24"/>
          <w:szCs w:val="24"/>
        </w:rPr>
      </w:pPr>
    </w:p>
    <w:p w14:paraId="676F35A6" w14:textId="5DE11F93" w:rsidR="00775107" w:rsidRDefault="007617E7" w:rsidP="00865BB6">
      <w:pPr>
        <w:pStyle w:val="ListParagraph"/>
        <w:numPr>
          <w:ilvl w:val="0"/>
          <w:numId w:val="23"/>
        </w:numPr>
        <w:rPr>
          <w:ins w:id="101" w:author="Walsh, Vanessa" w:date="2026-02-18T15:14:00Z" w16du:dateUtc="2026-02-18T20:14:00Z"/>
          <w:sz w:val="24"/>
          <w:szCs w:val="24"/>
        </w:rPr>
      </w:pPr>
      <w:r w:rsidRPr="00C811DA">
        <w:rPr>
          <w:b/>
          <w:bCs/>
          <w:sz w:val="24"/>
          <w:szCs w:val="24"/>
        </w:rPr>
        <w:lastRenderedPageBreak/>
        <w:t>Phragmites rhizomes</w:t>
      </w:r>
      <w:r w:rsidRPr="00775107">
        <w:rPr>
          <w:sz w:val="24"/>
          <w:szCs w:val="24"/>
        </w:rPr>
        <w:t xml:space="preserve"> are large and </w:t>
      </w:r>
      <w:r w:rsidR="005D4986" w:rsidRPr="00775107">
        <w:rPr>
          <w:sz w:val="24"/>
          <w:szCs w:val="24"/>
        </w:rPr>
        <w:t>easily</w:t>
      </w:r>
      <w:r w:rsidRPr="00775107">
        <w:rPr>
          <w:sz w:val="24"/>
          <w:szCs w:val="24"/>
        </w:rPr>
        <w:t xml:space="preserve"> identifiable</w:t>
      </w:r>
      <w:r w:rsidR="00334702">
        <w:rPr>
          <w:sz w:val="24"/>
          <w:szCs w:val="24"/>
        </w:rPr>
        <w:t xml:space="preserve"> (</w:t>
      </w:r>
      <w:commentRangeStart w:id="102"/>
      <w:r w:rsidR="00334702">
        <w:rPr>
          <w:sz w:val="24"/>
          <w:szCs w:val="24"/>
        </w:rPr>
        <w:t>see below</w:t>
      </w:r>
      <w:commentRangeEnd w:id="102"/>
      <w:r w:rsidR="005D1EC5">
        <w:rPr>
          <w:rStyle w:val="CommentReference"/>
        </w:rPr>
        <w:commentReference w:id="102"/>
      </w:r>
      <w:r w:rsidR="00334702">
        <w:rPr>
          <w:sz w:val="24"/>
          <w:szCs w:val="24"/>
        </w:rPr>
        <w:t>)</w:t>
      </w:r>
      <w:r w:rsidRPr="00775107">
        <w:rPr>
          <w:sz w:val="24"/>
          <w:szCs w:val="24"/>
        </w:rPr>
        <w:t>. These should only be found in the root</w:t>
      </w:r>
      <w:r w:rsidR="00334702">
        <w:rPr>
          <w:sz w:val="24"/>
          <w:szCs w:val="24"/>
        </w:rPr>
        <w:t xml:space="preserve"> </w:t>
      </w:r>
      <w:r w:rsidRPr="00775107">
        <w:rPr>
          <w:sz w:val="24"/>
          <w:szCs w:val="24"/>
        </w:rPr>
        <w:t xml:space="preserve">cores extracted from the </w:t>
      </w:r>
      <w:proofErr w:type="spellStart"/>
      <w:r w:rsidRPr="00775107">
        <w:rPr>
          <w:sz w:val="24"/>
          <w:szCs w:val="24"/>
        </w:rPr>
        <w:t>Phrag</w:t>
      </w:r>
      <w:proofErr w:type="spellEnd"/>
      <w:r w:rsidRPr="00775107">
        <w:rPr>
          <w:sz w:val="24"/>
          <w:szCs w:val="24"/>
        </w:rPr>
        <w:t xml:space="preserve"> Experiment.</w:t>
      </w:r>
      <w:r w:rsidR="006476FD" w:rsidRPr="00775107">
        <w:rPr>
          <w:sz w:val="24"/>
          <w:szCs w:val="24"/>
        </w:rPr>
        <w:t xml:space="preserve"> </w:t>
      </w:r>
    </w:p>
    <w:p w14:paraId="4E41C2C4" w14:textId="5DC9E3E2" w:rsidR="005D1EC5" w:rsidRPr="005D1EC5" w:rsidRDefault="005D1EC5">
      <w:pPr>
        <w:pStyle w:val="ListParagraph"/>
        <w:numPr>
          <w:ilvl w:val="1"/>
          <w:numId w:val="23"/>
        </w:numPr>
        <w:rPr>
          <w:sz w:val="24"/>
          <w:szCs w:val="24"/>
          <w:rPrChange w:id="103" w:author="Walsh, Vanessa" w:date="2026-02-18T15:17:00Z" w16du:dateUtc="2026-02-18T20:17:00Z">
            <w:rPr/>
          </w:rPrChange>
        </w:rPr>
        <w:pPrChange w:id="104" w:author="Walsh, Vanessa" w:date="2026-02-18T15:15:00Z" w16du:dateUtc="2026-02-18T20:15:00Z">
          <w:pPr>
            <w:pStyle w:val="ListParagraph"/>
            <w:numPr>
              <w:numId w:val="23"/>
            </w:numPr>
            <w:ind w:hanging="360"/>
          </w:pPr>
        </w:pPrChange>
      </w:pPr>
      <w:ins w:id="105" w:author="Walsh, Vanessa" w:date="2026-02-18T15:14:00Z" w16du:dateUtc="2026-02-18T20:14:00Z">
        <w:r w:rsidRPr="005D1EC5">
          <w:rPr>
            <w:sz w:val="24"/>
            <w:szCs w:val="24"/>
            <w:rPrChange w:id="106" w:author="Walsh, Vanessa" w:date="2026-02-18T15:17:00Z" w16du:dateUtc="2026-02-18T20:17:00Z">
              <w:rPr>
                <w:b/>
                <w:bCs/>
                <w:sz w:val="24"/>
                <w:szCs w:val="24"/>
              </w:rPr>
            </w:rPrChange>
          </w:rPr>
          <w:t>The left photo of a Phr</w:t>
        </w:r>
      </w:ins>
      <w:ins w:id="107" w:author="Walsh, Vanessa" w:date="2026-02-18T15:15:00Z" w16du:dateUtc="2026-02-18T20:15:00Z">
        <w:r w:rsidRPr="005D1EC5">
          <w:rPr>
            <w:sz w:val="24"/>
            <w:szCs w:val="24"/>
            <w:rPrChange w:id="108" w:author="Walsh, Vanessa" w:date="2026-02-18T15:17:00Z" w16du:dateUtc="2026-02-18T20:17:00Z">
              <w:rPr>
                <w:b/>
                <w:bCs/>
                <w:sz w:val="24"/>
                <w:szCs w:val="24"/>
              </w:rPr>
            </w:rPrChange>
          </w:rPr>
          <w:t xml:space="preserve">agmites rhizome has Fine Roots growing </w:t>
        </w:r>
        <w:proofErr w:type="gramStart"/>
        <w:r w:rsidRPr="005D1EC5">
          <w:rPr>
            <w:sz w:val="24"/>
            <w:szCs w:val="24"/>
            <w:rPrChange w:id="109" w:author="Walsh, Vanessa" w:date="2026-02-18T15:17:00Z" w16du:dateUtc="2026-02-18T20:17:00Z">
              <w:rPr>
                <w:b/>
                <w:bCs/>
                <w:sz w:val="24"/>
                <w:szCs w:val="24"/>
              </w:rPr>
            </w:rPrChange>
          </w:rPr>
          <w:t>off of</w:t>
        </w:r>
        <w:proofErr w:type="gramEnd"/>
        <w:r w:rsidRPr="005D1EC5">
          <w:rPr>
            <w:sz w:val="24"/>
            <w:szCs w:val="24"/>
            <w:rPrChange w:id="110" w:author="Walsh, Vanessa" w:date="2026-02-18T15:17:00Z" w16du:dateUtc="2026-02-18T20:17:00Z">
              <w:rPr>
                <w:b/>
                <w:bCs/>
                <w:sz w:val="24"/>
                <w:szCs w:val="24"/>
              </w:rPr>
            </w:rPrChange>
          </w:rPr>
          <w:t xml:space="preserve"> it. Those should be removed and placed with Fine Roots</w:t>
        </w:r>
      </w:ins>
    </w:p>
    <w:p w14:paraId="5EAF0A85" w14:textId="77777777" w:rsidR="00CE458A" w:rsidRPr="00775107" w:rsidRDefault="00775107" w:rsidP="00775107">
      <w:pPr>
        <w:rPr>
          <w:sz w:val="24"/>
          <w:szCs w:val="24"/>
        </w:rPr>
      </w:pPr>
      <w:r>
        <w:rPr>
          <w:noProof/>
        </w:rPr>
        <w:drawing>
          <wp:inline distT="0" distB="0" distL="0" distR="0" wp14:anchorId="34D7DB9B" wp14:editId="66B2A3D9">
            <wp:extent cx="3480016" cy="2511425"/>
            <wp:effectExtent l="7937"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7757" r="184"/>
                    <a:stretch>
                      <a:fillRect/>
                    </a:stretch>
                  </pic:blipFill>
                  <pic:spPr bwMode="auto">
                    <a:xfrm rot="5400000">
                      <a:off x="0" y="0"/>
                      <a:ext cx="3512024" cy="2534524"/>
                    </a:xfrm>
                    <a:prstGeom prst="rect">
                      <a:avLst/>
                    </a:prstGeom>
                    <a:noFill/>
                    <a:ln>
                      <a:noFill/>
                    </a:ln>
                    <a:extLst>
                      <a:ext uri="{53640926-AAD7-44D8-BBD7-CCE9431645EC}">
                        <a14:shadowObscured xmlns:a14="http://schemas.microsoft.com/office/drawing/2010/main"/>
                      </a:ext>
                    </a:extLst>
                  </pic:spPr>
                </pic:pic>
              </a:graphicData>
            </a:graphic>
          </wp:inline>
        </w:drawing>
      </w:r>
      <w:r w:rsidRPr="00775107">
        <w:rPr>
          <w:sz w:val="24"/>
          <w:szCs w:val="24"/>
        </w:rPr>
        <w:t xml:space="preserve">               </w:t>
      </w:r>
      <w:r>
        <w:rPr>
          <w:noProof/>
        </w:rPr>
        <w:drawing>
          <wp:inline distT="0" distB="0" distL="0" distR="0" wp14:anchorId="6A8D0886" wp14:editId="1CD2435D">
            <wp:extent cx="3444307" cy="2308726"/>
            <wp:effectExtent l="0" t="3493" r="318" b="317"/>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8191"/>
                    <a:stretch>
                      <a:fillRect/>
                    </a:stretch>
                  </pic:blipFill>
                  <pic:spPr bwMode="auto">
                    <a:xfrm rot="5400000">
                      <a:off x="0" y="0"/>
                      <a:ext cx="3465571" cy="2322979"/>
                    </a:xfrm>
                    <a:prstGeom prst="rect">
                      <a:avLst/>
                    </a:prstGeom>
                    <a:noFill/>
                    <a:ln>
                      <a:noFill/>
                    </a:ln>
                    <a:extLst>
                      <a:ext uri="{53640926-AAD7-44D8-BBD7-CCE9431645EC}">
                        <a14:shadowObscured xmlns:a14="http://schemas.microsoft.com/office/drawing/2010/main"/>
                      </a:ext>
                    </a:extLst>
                  </pic:spPr>
                </pic:pic>
              </a:graphicData>
            </a:graphic>
          </wp:inline>
        </w:drawing>
      </w:r>
    </w:p>
    <w:p w14:paraId="33DE3464" w14:textId="5CBCDCE4" w:rsidR="00775107" w:rsidRDefault="00775107" w:rsidP="00775107">
      <w:pPr>
        <w:pStyle w:val="ListParagraph"/>
        <w:rPr>
          <w:sz w:val="24"/>
          <w:szCs w:val="24"/>
        </w:rPr>
      </w:pPr>
      <w:r>
        <w:rPr>
          <w:sz w:val="24"/>
          <w:szCs w:val="24"/>
        </w:rPr>
        <w:t xml:space="preserve">Also specific to the </w:t>
      </w:r>
      <w:proofErr w:type="spellStart"/>
      <w:r>
        <w:rPr>
          <w:sz w:val="24"/>
          <w:szCs w:val="24"/>
        </w:rPr>
        <w:t>Phrag</w:t>
      </w:r>
      <w:proofErr w:type="spellEnd"/>
      <w:r>
        <w:rPr>
          <w:sz w:val="24"/>
          <w:szCs w:val="24"/>
        </w:rPr>
        <w:t xml:space="preserve"> Experiment is the possibility of “Other Rhizomes” from various species that are common in those experimental chambers.</w:t>
      </w:r>
    </w:p>
    <w:p w14:paraId="5472FD7B" w14:textId="77777777" w:rsidR="00775107" w:rsidRPr="00775107" w:rsidRDefault="00775107" w:rsidP="00775107">
      <w:pPr>
        <w:pStyle w:val="ListParagraph"/>
        <w:rPr>
          <w:sz w:val="24"/>
          <w:szCs w:val="24"/>
        </w:rPr>
      </w:pPr>
    </w:p>
    <w:p w14:paraId="62A7A91E" w14:textId="41BCC034" w:rsidR="000700A5" w:rsidRPr="00C416E6" w:rsidRDefault="00775107" w:rsidP="00775107">
      <w:pPr>
        <w:pStyle w:val="ListParagraph"/>
        <w:numPr>
          <w:ilvl w:val="0"/>
          <w:numId w:val="23"/>
        </w:numPr>
        <w:spacing w:after="0"/>
        <w:rPr>
          <w:bCs/>
          <w:sz w:val="24"/>
          <w:szCs w:val="24"/>
        </w:rPr>
      </w:pPr>
      <w:r>
        <w:rPr>
          <w:bCs/>
          <w:sz w:val="24"/>
          <w:szCs w:val="24"/>
        </w:rPr>
        <w:t>La</w:t>
      </w:r>
      <w:r w:rsidR="000700A5" w:rsidRPr="00C416E6">
        <w:rPr>
          <w:bCs/>
          <w:sz w:val="24"/>
          <w:szCs w:val="24"/>
        </w:rPr>
        <w:t>bel the appropriate number of coin envelopes as follows</w:t>
      </w:r>
      <w:r w:rsidR="00C416E6">
        <w:rPr>
          <w:bCs/>
          <w:sz w:val="24"/>
          <w:szCs w:val="24"/>
        </w:rPr>
        <w:t>:</w:t>
      </w:r>
    </w:p>
    <w:p w14:paraId="60E7D602" w14:textId="77777777" w:rsidR="007C5750" w:rsidRDefault="007C5750" w:rsidP="000700A5">
      <w:pPr>
        <w:spacing w:after="0"/>
        <w:ind w:left="720" w:firstLine="720"/>
        <w:rPr>
          <w:bCs/>
          <w:sz w:val="24"/>
          <w:szCs w:val="24"/>
        </w:rPr>
      </w:pPr>
    </w:p>
    <w:p w14:paraId="66A7A286" w14:textId="3542DB67" w:rsidR="00E05E50" w:rsidRDefault="00E05E50" w:rsidP="000700A5">
      <w:pPr>
        <w:spacing w:after="0"/>
        <w:ind w:left="720" w:firstLine="720"/>
        <w:rPr>
          <w:bCs/>
          <w:sz w:val="24"/>
          <w:szCs w:val="24"/>
        </w:rPr>
      </w:pPr>
      <w:commentRangeStart w:id="111"/>
      <w:ins w:id="112" w:author="Walsh, Vanessa" w:date="2026-02-20T08:16:00Z" w16du:dateUtc="2026-02-20T13:16:00Z">
        <w:r>
          <w:rPr>
            <w:bCs/>
            <w:noProof/>
            <w:sz w:val="24"/>
            <w:szCs w:val="24"/>
          </w:rPr>
          <w:drawing>
            <wp:anchor distT="0" distB="0" distL="114300" distR="114300" simplePos="0" relativeHeight="251715584" behindDoc="0" locked="0" layoutInCell="1" allowOverlap="1" wp14:anchorId="08518F4E" wp14:editId="45E86B8E">
              <wp:simplePos x="0" y="0"/>
              <wp:positionH relativeFrom="column">
                <wp:posOffset>2906253</wp:posOffset>
              </wp:positionH>
              <wp:positionV relativeFrom="paragraph">
                <wp:posOffset>27921</wp:posOffset>
              </wp:positionV>
              <wp:extent cx="2719328" cy="2238233"/>
              <wp:effectExtent l="0" t="0" r="5080" b="0"/>
              <wp:wrapNone/>
              <wp:docPr id="1630676346" name="Picture 2" descr="A pair of envelopes with writing o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76346" name="Picture 2" descr="A pair of envelopes with writing on them&#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5600" t="31761" r="5319" b="13244"/>
                      <a:stretch>
                        <a:fillRect/>
                      </a:stretch>
                    </pic:blipFill>
                    <pic:spPr bwMode="auto">
                      <a:xfrm>
                        <a:off x="0" y="0"/>
                        <a:ext cx="2719328" cy="22382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commentRangeEnd w:id="111"/>
      <w:ins w:id="113" w:author="Walsh, Vanessa" w:date="2026-02-20T08:22:00Z" w16du:dateUtc="2026-02-20T13:22:00Z">
        <w:r>
          <w:rPr>
            <w:rStyle w:val="CommentReference"/>
          </w:rPr>
          <w:commentReference w:id="111"/>
        </w:r>
      </w:ins>
    </w:p>
    <w:p w14:paraId="75E96382" w14:textId="68E9A68F" w:rsidR="000700A5" w:rsidRPr="00C416E6" w:rsidRDefault="000700A5" w:rsidP="000700A5">
      <w:pPr>
        <w:spacing w:after="0"/>
        <w:ind w:left="720" w:firstLine="720"/>
        <w:rPr>
          <w:bCs/>
          <w:sz w:val="24"/>
          <w:szCs w:val="24"/>
        </w:rPr>
      </w:pPr>
      <w:r w:rsidRPr="00C416E6">
        <w:rPr>
          <w:bCs/>
          <w:sz w:val="24"/>
          <w:szCs w:val="24"/>
        </w:rPr>
        <w:t>Year</w:t>
      </w:r>
    </w:p>
    <w:p w14:paraId="1C091FCB" w14:textId="7C936A62" w:rsidR="000700A5" w:rsidRPr="00C416E6" w:rsidRDefault="000700A5" w:rsidP="000700A5">
      <w:pPr>
        <w:spacing w:after="0"/>
        <w:ind w:left="720" w:firstLine="720"/>
        <w:rPr>
          <w:bCs/>
          <w:sz w:val="24"/>
          <w:szCs w:val="24"/>
        </w:rPr>
      </w:pPr>
      <w:r w:rsidRPr="00C416E6">
        <w:rPr>
          <w:bCs/>
          <w:sz w:val="24"/>
          <w:szCs w:val="24"/>
        </w:rPr>
        <w:t>Experiment</w:t>
      </w:r>
    </w:p>
    <w:p w14:paraId="17CF5772" w14:textId="59E356CF" w:rsidR="000700A5" w:rsidRPr="00C416E6" w:rsidRDefault="000700A5" w:rsidP="000700A5">
      <w:pPr>
        <w:spacing w:after="0"/>
        <w:ind w:left="720" w:firstLine="720"/>
        <w:rPr>
          <w:bCs/>
          <w:sz w:val="24"/>
          <w:szCs w:val="24"/>
        </w:rPr>
      </w:pPr>
      <w:r w:rsidRPr="00C416E6">
        <w:rPr>
          <w:bCs/>
          <w:sz w:val="24"/>
          <w:szCs w:val="24"/>
        </w:rPr>
        <w:t>Chamber</w:t>
      </w:r>
      <w:r w:rsidR="00D65139">
        <w:rPr>
          <w:bCs/>
          <w:sz w:val="24"/>
          <w:szCs w:val="24"/>
        </w:rPr>
        <w:t>/Plot</w:t>
      </w:r>
    </w:p>
    <w:p w14:paraId="0B5C9733" w14:textId="43E0D703" w:rsidR="001A07BB" w:rsidRPr="00C416E6" w:rsidRDefault="00D65139" w:rsidP="000700A5">
      <w:pPr>
        <w:spacing w:after="0"/>
        <w:ind w:left="720" w:firstLine="720"/>
        <w:rPr>
          <w:bCs/>
          <w:sz w:val="24"/>
          <w:szCs w:val="24"/>
        </w:rPr>
      </w:pPr>
      <w:proofErr w:type="gramStart"/>
      <w:r>
        <w:rPr>
          <w:bCs/>
          <w:sz w:val="24"/>
          <w:szCs w:val="24"/>
        </w:rPr>
        <w:t>Core #/</w:t>
      </w:r>
      <w:proofErr w:type="gramEnd"/>
      <w:r>
        <w:rPr>
          <w:bCs/>
          <w:sz w:val="24"/>
          <w:szCs w:val="24"/>
        </w:rPr>
        <w:t>Letter</w:t>
      </w:r>
    </w:p>
    <w:p w14:paraId="439FEAA6" w14:textId="77777777" w:rsidR="00E05E50" w:rsidRDefault="001A07BB" w:rsidP="00E05E50">
      <w:pPr>
        <w:spacing w:line="240" w:lineRule="auto"/>
        <w:ind w:left="720" w:firstLine="720"/>
        <w:rPr>
          <w:ins w:id="114" w:author="Walsh, Vanessa" w:date="2026-02-20T08:22:00Z" w16du:dateUtc="2026-02-20T13:22:00Z"/>
          <w:bCs/>
          <w:sz w:val="24"/>
          <w:szCs w:val="24"/>
        </w:rPr>
      </w:pPr>
      <w:r w:rsidRPr="00C416E6">
        <w:rPr>
          <w:bCs/>
          <w:sz w:val="24"/>
          <w:szCs w:val="24"/>
        </w:rPr>
        <w:t>Root/Rhizome type</w:t>
      </w:r>
    </w:p>
    <w:p w14:paraId="386426BB" w14:textId="44DF3FD0" w:rsidR="005D1EC5" w:rsidRDefault="005D1EC5" w:rsidP="00E05E50">
      <w:pPr>
        <w:spacing w:line="240" w:lineRule="auto"/>
        <w:ind w:left="720" w:firstLine="720"/>
        <w:rPr>
          <w:ins w:id="115" w:author="Walsh, Vanessa" w:date="2026-02-20T08:16:00Z" w16du:dateUtc="2026-02-20T13:16:00Z"/>
          <w:bCs/>
          <w:sz w:val="24"/>
          <w:szCs w:val="24"/>
        </w:rPr>
      </w:pPr>
      <w:ins w:id="116" w:author="Walsh, Vanessa" w:date="2026-02-18T15:13:00Z" w16du:dateUtc="2026-02-18T20:13:00Z">
        <w:r>
          <w:rPr>
            <w:bCs/>
            <w:sz w:val="24"/>
            <w:szCs w:val="24"/>
          </w:rPr>
          <w:t xml:space="preserve">Sorting date </w:t>
        </w:r>
      </w:ins>
    </w:p>
    <w:p w14:paraId="038EF009" w14:textId="77777777" w:rsidR="00E05E50" w:rsidRDefault="00E05E50" w:rsidP="00BC752D">
      <w:pPr>
        <w:spacing w:line="240" w:lineRule="auto"/>
        <w:ind w:left="720" w:firstLine="720"/>
        <w:rPr>
          <w:ins w:id="117" w:author="Walsh, Vanessa" w:date="2026-02-20T08:16:00Z" w16du:dateUtc="2026-02-20T13:16:00Z"/>
          <w:bCs/>
          <w:sz w:val="24"/>
          <w:szCs w:val="24"/>
        </w:rPr>
      </w:pPr>
    </w:p>
    <w:p w14:paraId="07AE67C3" w14:textId="77777777" w:rsidR="00E05E50" w:rsidRDefault="00E05E50" w:rsidP="00BC752D">
      <w:pPr>
        <w:spacing w:line="240" w:lineRule="auto"/>
        <w:ind w:left="720" w:firstLine="720"/>
        <w:rPr>
          <w:bCs/>
          <w:noProof/>
          <w:sz w:val="24"/>
          <w:szCs w:val="24"/>
        </w:rPr>
      </w:pPr>
    </w:p>
    <w:p w14:paraId="4546A4B4" w14:textId="77777777" w:rsidR="00E05E50" w:rsidRPr="00C416E6" w:rsidRDefault="00E05E50" w:rsidP="00BC752D">
      <w:pPr>
        <w:spacing w:line="240" w:lineRule="auto"/>
        <w:ind w:left="720" w:firstLine="720"/>
        <w:rPr>
          <w:bCs/>
          <w:sz w:val="24"/>
          <w:szCs w:val="24"/>
        </w:rPr>
      </w:pPr>
    </w:p>
    <w:p w14:paraId="0DA41ACC" w14:textId="77777777" w:rsidR="00E05E50" w:rsidRDefault="00C416E6" w:rsidP="00E05E50">
      <w:pPr>
        <w:pStyle w:val="ListParagraph"/>
        <w:numPr>
          <w:ilvl w:val="0"/>
          <w:numId w:val="23"/>
        </w:numPr>
        <w:rPr>
          <w:bCs/>
          <w:sz w:val="24"/>
          <w:szCs w:val="24"/>
        </w:rPr>
      </w:pPr>
      <w:r w:rsidRPr="00775107">
        <w:rPr>
          <w:bCs/>
          <w:sz w:val="24"/>
          <w:szCs w:val="24"/>
        </w:rPr>
        <w:t>Place each type of root/rhizome in its corresponding envelope.</w:t>
      </w:r>
    </w:p>
    <w:p w14:paraId="039E2C2F" w14:textId="77777777" w:rsidR="00E05E50" w:rsidRDefault="00E05E50" w:rsidP="00E05E50">
      <w:pPr>
        <w:pStyle w:val="ListParagraph"/>
        <w:rPr>
          <w:bCs/>
          <w:sz w:val="24"/>
          <w:szCs w:val="24"/>
        </w:rPr>
      </w:pPr>
    </w:p>
    <w:p w14:paraId="42C5AAD7" w14:textId="6A9F7D7E" w:rsidR="00C416E6" w:rsidRPr="00E05E50" w:rsidRDefault="00C416E6" w:rsidP="00E05E50">
      <w:pPr>
        <w:pStyle w:val="ListParagraph"/>
        <w:numPr>
          <w:ilvl w:val="0"/>
          <w:numId w:val="23"/>
        </w:numPr>
        <w:rPr>
          <w:bCs/>
          <w:sz w:val="24"/>
          <w:szCs w:val="24"/>
        </w:rPr>
      </w:pPr>
      <w:r w:rsidRPr="00E05E50">
        <w:rPr>
          <w:bCs/>
          <w:sz w:val="24"/>
          <w:szCs w:val="24"/>
        </w:rPr>
        <w:t>Initial</w:t>
      </w:r>
      <w:r w:rsidR="00334702" w:rsidRPr="00E05E50">
        <w:rPr>
          <w:bCs/>
          <w:sz w:val="24"/>
          <w:szCs w:val="24"/>
        </w:rPr>
        <w:t xml:space="preserve">, </w:t>
      </w:r>
      <w:r w:rsidRPr="00E05E50">
        <w:rPr>
          <w:bCs/>
          <w:sz w:val="24"/>
          <w:szCs w:val="24"/>
        </w:rPr>
        <w:t>date</w:t>
      </w:r>
      <w:r w:rsidR="00850119" w:rsidRPr="00E05E50">
        <w:rPr>
          <w:bCs/>
          <w:sz w:val="24"/>
          <w:szCs w:val="24"/>
        </w:rPr>
        <w:t>,</w:t>
      </w:r>
      <w:r w:rsidRPr="00E05E50">
        <w:rPr>
          <w:bCs/>
          <w:sz w:val="24"/>
          <w:szCs w:val="24"/>
        </w:rPr>
        <w:t xml:space="preserve"> and mark off each type of root/rhizome collected on the Sorting Checklist.</w:t>
      </w:r>
    </w:p>
    <w:p w14:paraId="25B94958" w14:textId="77777777" w:rsidR="00E05E50" w:rsidRDefault="00E05E50" w:rsidP="00E05E50">
      <w:pPr>
        <w:pStyle w:val="ListParagraph"/>
        <w:rPr>
          <w:bCs/>
          <w:sz w:val="24"/>
          <w:szCs w:val="24"/>
        </w:rPr>
      </w:pPr>
    </w:p>
    <w:p w14:paraId="4BA9A53E" w14:textId="3532C73F" w:rsidR="00E05E50" w:rsidRPr="00E05E50" w:rsidRDefault="00C416E6" w:rsidP="00E05E50">
      <w:pPr>
        <w:pStyle w:val="ListParagraph"/>
        <w:numPr>
          <w:ilvl w:val="0"/>
          <w:numId w:val="23"/>
        </w:numPr>
        <w:rPr>
          <w:bCs/>
          <w:sz w:val="24"/>
          <w:szCs w:val="24"/>
        </w:rPr>
      </w:pPr>
      <w:r>
        <w:rPr>
          <w:bCs/>
          <w:sz w:val="24"/>
          <w:szCs w:val="24"/>
        </w:rPr>
        <w:lastRenderedPageBreak/>
        <w:t xml:space="preserve">Place root envelopes in </w:t>
      </w:r>
      <w:r w:rsidR="00850119">
        <w:rPr>
          <w:bCs/>
          <w:sz w:val="24"/>
          <w:szCs w:val="24"/>
        </w:rPr>
        <w:t>a box labeled with the Experiment, Year, Lab and info</w:t>
      </w:r>
      <w:r w:rsidR="004D01D4">
        <w:rPr>
          <w:bCs/>
          <w:sz w:val="24"/>
          <w:szCs w:val="24"/>
        </w:rPr>
        <w:t>rmation</w:t>
      </w:r>
      <w:r w:rsidR="00936947">
        <w:rPr>
          <w:bCs/>
          <w:sz w:val="24"/>
          <w:szCs w:val="24"/>
        </w:rPr>
        <w:t xml:space="preserve"> on a person to contact in case other users of the room have questions.</w:t>
      </w:r>
    </w:p>
    <w:p w14:paraId="663D1CE2" w14:textId="77777777" w:rsidR="00E05E50" w:rsidRDefault="00E05E50" w:rsidP="00E05E50">
      <w:pPr>
        <w:pStyle w:val="ListParagraph"/>
        <w:rPr>
          <w:bCs/>
          <w:sz w:val="24"/>
          <w:szCs w:val="24"/>
        </w:rPr>
      </w:pPr>
    </w:p>
    <w:p w14:paraId="3613BDA8" w14:textId="77777777" w:rsidR="00E05E50" w:rsidRDefault="00E05E50" w:rsidP="00E05E50">
      <w:pPr>
        <w:pStyle w:val="ListParagraph"/>
        <w:numPr>
          <w:ilvl w:val="0"/>
          <w:numId w:val="23"/>
        </w:numPr>
        <w:rPr>
          <w:bCs/>
          <w:sz w:val="24"/>
          <w:szCs w:val="24"/>
        </w:rPr>
      </w:pPr>
      <w:proofErr w:type="gramStart"/>
      <w:r>
        <w:rPr>
          <w:bCs/>
          <w:sz w:val="24"/>
          <w:szCs w:val="24"/>
        </w:rPr>
        <w:t>When</w:t>
      </w:r>
      <w:proofErr w:type="gramEnd"/>
      <w:r>
        <w:rPr>
          <w:bCs/>
          <w:sz w:val="24"/>
          <w:szCs w:val="24"/>
        </w:rPr>
        <w:t xml:space="preserve"> finished sorting for the day, place the box of sorted roots in to the grieve oven. </w:t>
      </w:r>
    </w:p>
    <w:p w14:paraId="2E5F993E" w14:textId="77777777" w:rsidR="00E05E50" w:rsidRPr="00E05E50" w:rsidRDefault="00E05E50" w:rsidP="00E05E50">
      <w:pPr>
        <w:pStyle w:val="ListParagraph"/>
        <w:rPr>
          <w:bCs/>
          <w:sz w:val="24"/>
          <w:szCs w:val="24"/>
        </w:rPr>
      </w:pPr>
    </w:p>
    <w:p w14:paraId="02924BCB" w14:textId="4B55CFDA" w:rsidR="00E05E50" w:rsidRPr="00E05E50" w:rsidRDefault="00E05E50" w:rsidP="00E05E50">
      <w:pPr>
        <w:pStyle w:val="ListParagraph"/>
        <w:numPr>
          <w:ilvl w:val="1"/>
          <w:numId w:val="23"/>
        </w:numPr>
        <w:rPr>
          <w:bCs/>
          <w:sz w:val="24"/>
          <w:szCs w:val="24"/>
        </w:rPr>
      </w:pPr>
      <w:r w:rsidRPr="00E05E50">
        <w:rPr>
          <w:bCs/>
          <w:sz w:val="24"/>
          <w:szCs w:val="24"/>
        </w:rPr>
        <w:t>All samples should be dried in the grieve oven at 60</w:t>
      </w:r>
      <w:r w:rsidRPr="00E05E50">
        <w:rPr>
          <w:rFonts w:cstheme="minorHAnsi"/>
          <w:bCs/>
          <w:sz w:val="24"/>
          <w:szCs w:val="24"/>
        </w:rPr>
        <w:t>°</w:t>
      </w:r>
      <w:r w:rsidRPr="00E05E50">
        <w:rPr>
          <w:bCs/>
          <w:sz w:val="24"/>
          <w:szCs w:val="24"/>
        </w:rPr>
        <w:t>C for at least 72 hours before moving on to the weighing stage.</w:t>
      </w:r>
    </w:p>
    <w:p w14:paraId="67BB0BCD" w14:textId="77777777" w:rsidR="00E05E50" w:rsidRDefault="00E05E50" w:rsidP="00E05E50">
      <w:pPr>
        <w:pStyle w:val="ListParagraph"/>
        <w:rPr>
          <w:bCs/>
          <w:sz w:val="24"/>
          <w:szCs w:val="24"/>
        </w:rPr>
      </w:pPr>
    </w:p>
    <w:p w14:paraId="10F1784C" w14:textId="6773FCED" w:rsidR="00E05E50" w:rsidRDefault="00E05E50" w:rsidP="00E05E50">
      <w:pPr>
        <w:pStyle w:val="ListParagraph"/>
        <w:numPr>
          <w:ilvl w:val="0"/>
          <w:numId w:val="23"/>
        </w:numPr>
        <w:rPr>
          <w:bCs/>
          <w:sz w:val="24"/>
          <w:szCs w:val="24"/>
        </w:rPr>
      </w:pPr>
      <w:r>
        <w:rPr>
          <w:bCs/>
          <w:sz w:val="24"/>
          <w:szCs w:val="24"/>
        </w:rPr>
        <w:t xml:space="preserve">Rince out the Ziplock bags and use </w:t>
      </w:r>
      <w:r w:rsidR="000128CE">
        <w:rPr>
          <w:bCs/>
          <w:sz w:val="24"/>
          <w:szCs w:val="24"/>
        </w:rPr>
        <w:t>the glassware drying racks to hang</w:t>
      </w:r>
      <w:r w:rsidR="00075D23">
        <w:rPr>
          <w:bCs/>
          <w:sz w:val="24"/>
          <w:szCs w:val="24"/>
        </w:rPr>
        <w:t>-</w:t>
      </w:r>
      <w:r w:rsidR="000128CE">
        <w:rPr>
          <w:bCs/>
          <w:sz w:val="24"/>
          <w:szCs w:val="24"/>
        </w:rPr>
        <w:t>dry the labeled Ziplock bag. These bags get reused each year</w:t>
      </w:r>
      <w:r w:rsidR="00093114">
        <w:rPr>
          <w:bCs/>
          <w:sz w:val="24"/>
          <w:szCs w:val="24"/>
        </w:rPr>
        <w:t xml:space="preserve">. </w:t>
      </w:r>
      <w:bookmarkStart w:id="118" w:name="_Hlk85807887"/>
    </w:p>
    <w:bookmarkEnd w:id="118"/>
    <w:p w14:paraId="0C96AC4C" w14:textId="77777777" w:rsidR="00E05E50" w:rsidRPr="00E05E50" w:rsidRDefault="00E05E50" w:rsidP="00E05E50">
      <w:pPr>
        <w:rPr>
          <w:bCs/>
          <w:sz w:val="24"/>
          <w:szCs w:val="24"/>
        </w:rPr>
      </w:pPr>
    </w:p>
    <w:p w14:paraId="2C0FF8B3" w14:textId="6B3F5158" w:rsidR="00BC752D" w:rsidRDefault="00BC752D" w:rsidP="00E05E50">
      <w:pPr>
        <w:pStyle w:val="ListParagraph"/>
        <w:numPr>
          <w:ilvl w:val="0"/>
          <w:numId w:val="23"/>
        </w:numPr>
        <w:rPr>
          <w:bCs/>
          <w:sz w:val="24"/>
          <w:szCs w:val="24"/>
        </w:rPr>
      </w:pPr>
      <w:ins w:id="119" w:author="Walsh, Vanessa" w:date="2026-02-19T07:52:00Z" w16du:dateUtc="2026-02-19T12:52:00Z">
        <w:r w:rsidRPr="00E05E50">
          <w:rPr>
            <w:bCs/>
            <w:sz w:val="24"/>
            <w:szCs w:val="24"/>
          </w:rPr>
          <w:t xml:space="preserve">Once all bags from an experiment have been cleaned and dried, organize them </w:t>
        </w:r>
      </w:ins>
      <w:ins w:id="120" w:author="Walsh, Vanessa" w:date="2026-02-19T07:53:00Z" w16du:dateUtc="2026-02-19T12:53:00Z">
        <w:r w:rsidRPr="00E05E50">
          <w:rPr>
            <w:bCs/>
            <w:sz w:val="24"/>
            <w:szCs w:val="24"/>
          </w:rPr>
          <w:t>according to chamber and core number, then</w:t>
        </w:r>
      </w:ins>
      <w:ins w:id="121" w:author="Walsh, Vanessa" w:date="2026-02-19T07:52:00Z" w16du:dateUtc="2026-02-19T12:52:00Z">
        <w:r w:rsidRPr="00E05E50">
          <w:rPr>
            <w:bCs/>
            <w:sz w:val="24"/>
            <w:szCs w:val="24"/>
          </w:rPr>
          <w:t xml:space="preserve"> use a sharpie to refresh any </w:t>
        </w:r>
      </w:ins>
      <w:ins w:id="122" w:author="Walsh, Vanessa" w:date="2026-02-19T07:53:00Z" w16du:dateUtc="2026-02-19T12:53:00Z">
        <w:r w:rsidRPr="00E05E50">
          <w:rPr>
            <w:bCs/>
            <w:sz w:val="24"/>
            <w:szCs w:val="24"/>
          </w:rPr>
          <w:t>labels</w:t>
        </w:r>
      </w:ins>
      <w:ins w:id="123" w:author="Walsh, Vanessa" w:date="2026-02-19T07:52:00Z" w16du:dateUtc="2026-02-19T12:52:00Z">
        <w:r w:rsidRPr="00E05E50">
          <w:rPr>
            <w:bCs/>
            <w:sz w:val="24"/>
            <w:szCs w:val="24"/>
          </w:rPr>
          <w:t xml:space="preserve"> that need it. </w:t>
        </w:r>
      </w:ins>
      <w:r w:rsidR="00E05E50">
        <w:rPr>
          <w:bCs/>
          <w:sz w:val="24"/>
          <w:szCs w:val="24"/>
        </w:rPr>
        <w:t>Afterwards, SMARTX bags can be stored in the appropriately labeled box in Rm 1029. LTREB bags will need to be taken back to GCReW for next year.</w:t>
      </w:r>
    </w:p>
    <w:p w14:paraId="3533223D" w14:textId="77777777" w:rsidR="00E05E50" w:rsidRPr="00E05E50" w:rsidRDefault="00E05E50" w:rsidP="00E05E50">
      <w:pPr>
        <w:pStyle w:val="ListParagraph"/>
        <w:rPr>
          <w:bCs/>
          <w:sz w:val="24"/>
          <w:szCs w:val="24"/>
        </w:rPr>
      </w:pPr>
    </w:p>
    <w:p w14:paraId="50D2772F" w14:textId="77777777" w:rsidR="00E05E50" w:rsidRPr="00E05E50" w:rsidRDefault="00E05E50" w:rsidP="00E05E50">
      <w:pPr>
        <w:pStyle w:val="ListParagraph"/>
        <w:rPr>
          <w:bCs/>
          <w:sz w:val="24"/>
          <w:szCs w:val="24"/>
        </w:rPr>
      </w:pPr>
    </w:p>
    <w:p w14:paraId="0089749E" w14:textId="14D8139D" w:rsidR="00B54FBD" w:rsidRDefault="00B54FBD" w:rsidP="003D5C92">
      <w:pPr>
        <w:rPr>
          <w:b/>
          <w:color w:val="FF0000"/>
          <w:sz w:val="24"/>
          <w:szCs w:val="24"/>
        </w:rPr>
      </w:pPr>
      <w:r>
        <w:rPr>
          <w:b/>
          <w:color w:val="FF0000"/>
          <w:sz w:val="24"/>
          <w:szCs w:val="24"/>
        </w:rPr>
        <w:t>Add an appendix</w:t>
      </w:r>
      <w:r w:rsidR="00562E67">
        <w:rPr>
          <w:b/>
          <w:color w:val="FF0000"/>
          <w:sz w:val="24"/>
          <w:szCs w:val="24"/>
        </w:rPr>
        <w:t xml:space="preserve">, and/or a </w:t>
      </w:r>
      <w:proofErr w:type="spellStart"/>
      <w:r w:rsidR="00562E67">
        <w:rPr>
          <w:b/>
          <w:color w:val="FF0000"/>
          <w:sz w:val="24"/>
          <w:szCs w:val="24"/>
        </w:rPr>
        <w:t>powerpoint</w:t>
      </w:r>
      <w:proofErr w:type="spellEnd"/>
      <w:r w:rsidR="00562E67">
        <w:rPr>
          <w:b/>
          <w:color w:val="FF0000"/>
          <w:sz w:val="24"/>
          <w:szCs w:val="24"/>
        </w:rPr>
        <w:t>,</w:t>
      </w:r>
      <w:r>
        <w:rPr>
          <w:b/>
          <w:color w:val="FF0000"/>
          <w:sz w:val="24"/>
          <w:szCs w:val="24"/>
        </w:rPr>
        <w:t xml:space="preserve"> with images of different roots and sorting advice</w:t>
      </w:r>
    </w:p>
    <w:p w14:paraId="506C17E7" w14:textId="77777777" w:rsidR="00B54FBD" w:rsidRPr="00B54FBD" w:rsidRDefault="00B54FBD" w:rsidP="003D5C92">
      <w:pPr>
        <w:rPr>
          <w:b/>
          <w:color w:val="FF0000"/>
          <w:sz w:val="24"/>
          <w:szCs w:val="24"/>
        </w:rPr>
      </w:pPr>
    </w:p>
    <w:p w14:paraId="23829BA7" w14:textId="77777777" w:rsidR="005D1EC5" w:rsidRDefault="005D1EC5">
      <w:pPr>
        <w:rPr>
          <w:ins w:id="124" w:author="Walsh, Vanessa" w:date="2026-02-18T15:15:00Z" w16du:dateUtc="2026-02-18T20:15:00Z"/>
          <w:rFonts w:eastAsiaTheme="majorEastAsia" w:cstheme="majorBidi"/>
          <w:b/>
          <w:color w:val="000000" w:themeColor="text1"/>
          <w:sz w:val="28"/>
          <w:szCs w:val="32"/>
        </w:rPr>
      </w:pPr>
      <w:bookmarkStart w:id="125" w:name="_Weighing_Methods"/>
      <w:bookmarkEnd w:id="125"/>
      <w:ins w:id="126" w:author="Walsh, Vanessa" w:date="2026-02-18T15:15:00Z" w16du:dateUtc="2026-02-18T20:15:00Z">
        <w:r>
          <w:br w:type="page"/>
        </w:r>
      </w:ins>
    </w:p>
    <w:p w14:paraId="6518F6D7" w14:textId="20B038E0" w:rsidR="007573FF" w:rsidRPr="00533B08" w:rsidRDefault="007573FF" w:rsidP="005B4D1B">
      <w:pPr>
        <w:pStyle w:val="Heading1"/>
        <w:spacing w:after="240"/>
        <w:rPr>
          <w:bCs/>
        </w:rPr>
      </w:pPr>
      <w:bookmarkStart w:id="127" w:name="_Toc222470316"/>
      <w:r w:rsidRPr="00C416E6">
        <w:lastRenderedPageBreak/>
        <w:t>Weighing Methods</w:t>
      </w:r>
      <w:bookmarkEnd w:id="127"/>
    </w:p>
    <w:p w14:paraId="7F07955B" w14:textId="183EA08C" w:rsidR="003D5C92" w:rsidRPr="007573FF" w:rsidRDefault="007573FF" w:rsidP="005B4D1B">
      <w:pPr>
        <w:spacing w:after="240"/>
        <w:rPr>
          <w:sz w:val="24"/>
          <w:szCs w:val="24"/>
        </w:rPr>
      </w:pPr>
      <w:r>
        <w:rPr>
          <w:bCs/>
          <w:sz w:val="24"/>
        </w:rPr>
        <w:t xml:space="preserve">Weighing below ground root samples is done in the Field Sample Processing Room, Mathias 1028. Make sure that you sign out a workstation and a balance in this room on </w:t>
      </w:r>
      <w:del w:id="128" w:author="Walsh, Vanessa" w:date="2026-02-19T07:54:00Z" w16du:dateUtc="2026-02-19T12:54:00Z">
        <w:r w:rsidDel="00FE096B">
          <w:rPr>
            <w:bCs/>
            <w:sz w:val="24"/>
          </w:rPr>
          <w:delText>Boo</w:delText>
        </w:r>
        <w:r w:rsidR="004D01D4" w:rsidDel="00FE096B">
          <w:rPr>
            <w:bCs/>
            <w:sz w:val="24"/>
          </w:rPr>
          <w:delText>k</w:delText>
        </w:r>
        <w:r w:rsidDel="00FE096B">
          <w:rPr>
            <w:bCs/>
            <w:sz w:val="24"/>
          </w:rPr>
          <w:delText>kit</w:delText>
        </w:r>
      </w:del>
      <w:ins w:id="129" w:author="Walsh, Vanessa" w:date="2026-02-19T07:54:00Z" w16du:dateUtc="2026-02-19T12:54:00Z">
        <w:r w:rsidR="00FE096B">
          <w:rPr>
            <w:bCs/>
            <w:sz w:val="24"/>
          </w:rPr>
          <w:t>Clu</w:t>
        </w:r>
      </w:ins>
      <w:ins w:id="130" w:author="Walsh, Vanessa" w:date="2026-02-19T07:55:00Z" w16du:dateUtc="2026-02-19T12:55:00Z">
        <w:r w:rsidR="00FE096B">
          <w:rPr>
            <w:bCs/>
            <w:sz w:val="24"/>
          </w:rPr>
          <w:t>ster Market</w:t>
        </w:r>
      </w:ins>
      <w:r>
        <w:rPr>
          <w:bCs/>
          <w:sz w:val="24"/>
        </w:rPr>
        <w:t xml:space="preserve">, prior to your expected day(s) of use. </w:t>
      </w:r>
      <w:r w:rsidR="00533B08">
        <w:rPr>
          <w:sz w:val="24"/>
          <w:szCs w:val="24"/>
        </w:rPr>
        <w:t>All</w:t>
      </w:r>
      <w:r w:rsidR="00533B08" w:rsidRPr="007573FF">
        <w:rPr>
          <w:sz w:val="24"/>
          <w:szCs w:val="24"/>
        </w:rPr>
        <w:t xml:space="preserve"> samples </w:t>
      </w:r>
      <w:r w:rsidR="00533B08">
        <w:rPr>
          <w:sz w:val="24"/>
          <w:szCs w:val="24"/>
        </w:rPr>
        <w:t>should have been</w:t>
      </w:r>
      <w:r w:rsidR="00533B08" w:rsidRPr="007573FF">
        <w:rPr>
          <w:sz w:val="24"/>
          <w:szCs w:val="24"/>
        </w:rPr>
        <w:t xml:space="preserve"> </w:t>
      </w:r>
      <w:r w:rsidR="00533B08" w:rsidRPr="005D1EC5">
        <w:rPr>
          <w:b/>
          <w:bCs/>
          <w:sz w:val="24"/>
          <w:szCs w:val="24"/>
          <w:rPrChange w:id="131" w:author="Walsh, Vanessa" w:date="2026-02-18T15:18:00Z" w16du:dateUtc="2026-02-18T20:18:00Z">
            <w:rPr>
              <w:sz w:val="24"/>
              <w:szCs w:val="24"/>
            </w:rPr>
          </w:rPrChange>
        </w:rPr>
        <w:t>dried at 60</w:t>
      </w:r>
      <w:r w:rsidR="00FA5932" w:rsidRPr="005D1EC5">
        <w:rPr>
          <w:rFonts w:cstheme="minorHAnsi"/>
          <w:b/>
          <w:bCs/>
          <w:sz w:val="24"/>
          <w:szCs w:val="24"/>
          <w:rPrChange w:id="132" w:author="Walsh, Vanessa" w:date="2026-02-18T15:18:00Z" w16du:dateUtc="2026-02-18T20:18:00Z">
            <w:rPr>
              <w:rFonts w:cstheme="minorHAnsi"/>
              <w:sz w:val="24"/>
              <w:szCs w:val="24"/>
            </w:rPr>
          </w:rPrChange>
        </w:rPr>
        <w:t>°</w:t>
      </w:r>
      <w:r w:rsidR="00533B08" w:rsidRPr="005D1EC5">
        <w:rPr>
          <w:b/>
          <w:bCs/>
          <w:sz w:val="24"/>
          <w:szCs w:val="24"/>
          <w:rPrChange w:id="133" w:author="Walsh, Vanessa" w:date="2026-02-18T15:18:00Z" w16du:dateUtc="2026-02-18T20:18:00Z">
            <w:rPr>
              <w:sz w:val="24"/>
              <w:szCs w:val="24"/>
            </w:rPr>
          </w:rPrChange>
        </w:rPr>
        <w:t>C for</w:t>
      </w:r>
      <w:r w:rsidR="00533B08" w:rsidRPr="007573FF">
        <w:rPr>
          <w:sz w:val="24"/>
          <w:szCs w:val="24"/>
        </w:rPr>
        <w:t xml:space="preserve"> </w:t>
      </w:r>
      <w:r w:rsidR="00533B08" w:rsidRPr="005D1EC5">
        <w:rPr>
          <w:b/>
          <w:bCs/>
          <w:sz w:val="24"/>
          <w:szCs w:val="24"/>
          <w:rPrChange w:id="134" w:author="Walsh, Vanessa" w:date="2026-02-18T15:18:00Z" w16du:dateUtc="2026-02-18T20:18:00Z">
            <w:rPr>
              <w:sz w:val="24"/>
              <w:szCs w:val="24"/>
            </w:rPr>
          </w:rPrChange>
        </w:rPr>
        <w:t>at least 72 hours</w:t>
      </w:r>
      <w:r w:rsidR="00A67D99">
        <w:rPr>
          <w:sz w:val="24"/>
          <w:szCs w:val="24"/>
        </w:rPr>
        <w:t xml:space="preserve"> before moving on to this stage of </w:t>
      </w:r>
      <w:r w:rsidR="005B4D1B">
        <w:rPr>
          <w:sz w:val="24"/>
          <w:szCs w:val="24"/>
        </w:rPr>
        <w:t>i</w:t>
      </w:r>
      <w:r w:rsidR="00A67D99">
        <w:rPr>
          <w:sz w:val="24"/>
          <w:szCs w:val="24"/>
        </w:rPr>
        <w:t>ngrowth processing.</w:t>
      </w:r>
      <w:r w:rsidR="00533B08" w:rsidRPr="007573FF">
        <w:rPr>
          <w:sz w:val="24"/>
          <w:szCs w:val="24"/>
        </w:rPr>
        <w:t xml:space="preserve"> </w:t>
      </w:r>
    </w:p>
    <w:p w14:paraId="32786F5E" w14:textId="41C7F5FE" w:rsidR="007573FF" w:rsidRPr="000D3002" w:rsidRDefault="00533B08" w:rsidP="007573FF">
      <w:pPr>
        <w:ind w:firstLine="720"/>
        <w:rPr>
          <w:sz w:val="24"/>
          <w:szCs w:val="24"/>
        </w:rPr>
      </w:pPr>
      <w:r>
        <w:rPr>
          <w:b/>
          <w:sz w:val="24"/>
          <w:szCs w:val="24"/>
        </w:rPr>
        <w:t>Materials</w:t>
      </w:r>
      <w:r w:rsidR="007573FF" w:rsidRPr="000D3002">
        <w:rPr>
          <w:b/>
          <w:sz w:val="24"/>
          <w:szCs w:val="24"/>
        </w:rPr>
        <w:t>:</w:t>
      </w:r>
      <w:r w:rsidR="007573FF">
        <w:rPr>
          <w:b/>
          <w:sz w:val="24"/>
          <w:szCs w:val="24"/>
        </w:rPr>
        <w:t xml:space="preserve"> </w:t>
      </w:r>
    </w:p>
    <w:p w14:paraId="4A28D065" w14:textId="664EE32C" w:rsidR="007573FF" w:rsidRPr="007573FF" w:rsidRDefault="007573FF" w:rsidP="007573FF">
      <w:pPr>
        <w:pStyle w:val="ListParagraph"/>
        <w:numPr>
          <w:ilvl w:val="0"/>
          <w:numId w:val="3"/>
        </w:numPr>
        <w:rPr>
          <w:sz w:val="24"/>
          <w:szCs w:val="24"/>
        </w:rPr>
      </w:pPr>
      <w:r w:rsidRPr="007573FF">
        <w:rPr>
          <w:sz w:val="24"/>
          <w:szCs w:val="24"/>
        </w:rPr>
        <w:t xml:space="preserve">Balance (located in </w:t>
      </w:r>
      <w:r w:rsidR="007936FA">
        <w:rPr>
          <w:sz w:val="24"/>
          <w:szCs w:val="24"/>
        </w:rPr>
        <w:t>Rm 1028</w:t>
      </w:r>
      <w:r w:rsidRPr="007573FF">
        <w:rPr>
          <w:sz w:val="24"/>
          <w:szCs w:val="24"/>
        </w:rPr>
        <w:t>)</w:t>
      </w:r>
    </w:p>
    <w:p w14:paraId="25418449" w14:textId="39BC7426" w:rsidR="007573FF" w:rsidRPr="007573FF" w:rsidRDefault="007573FF" w:rsidP="007573FF">
      <w:pPr>
        <w:pStyle w:val="ListParagraph"/>
        <w:numPr>
          <w:ilvl w:val="0"/>
          <w:numId w:val="3"/>
        </w:numPr>
        <w:rPr>
          <w:sz w:val="24"/>
          <w:szCs w:val="24"/>
        </w:rPr>
      </w:pPr>
      <w:r w:rsidRPr="007573FF">
        <w:rPr>
          <w:sz w:val="24"/>
          <w:szCs w:val="24"/>
        </w:rPr>
        <w:t xml:space="preserve">Weigh </w:t>
      </w:r>
      <w:r w:rsidR="00BE5BFB">
        <w:rPr>
          <w:sz w:val="24"/>
          <w:szCs w:val="24"/>
        </w:rPr>
        <w:t>boat</w:t>
      </w:r>
      <w:r w:rsidR="007936FA">
        <w:rPr>
          <w:sz w:val="24"/>
          <w:szCs w:val="24"/>
        </w:rPr>
        <w:t>(s)</w:t>
      </w:r>
    </w:p>
    <w:p w14:paraId="157A42C7" w14:textId="57958144" w:rsidR="007573FF" w:rsidRDefault="007573FF" w:rsidP="007573FF">
      <w:pPr>
        <w:pStyle w:val="ListParagraph"/>
        <w:numPr>
          <w:ilvl w:val="0"/>
          <w:numId w:val="3"/>
        </w:numPr>
        <w:rPr>
          <w:sz w:val="24"/>
          <w:szCs w:val="24"/>
        </w:rPr>
      </w:pPr>
      <w:r w:rsidRPr="007573FF">
        <w:rPr>
          <w:sz w:val="24"/>
          <w:szCs w:val="24"/>
        </w:rPr>
        <w:t>Standards (</w:t>
      </w:r>
      <w:r w:rsidR="007936FA">
        <w:rPr>
          <w:sz w:val="24"/>
          <w:szCs w:val="24"/>
        </w:rPr>
        <w:t>1g</w:t>
      </w:r>
      <w:r w:rsidR="00871A8C">
        <w:rPr>
          <w:sz w:val="24"/>
          <w:szCs w:val="24"/>
        </w:rPr>
        <w:t xml:space="preserve"> &amp; </w:t>
      </w:r>
      <w:r w:rsidRPr="007573FF">
        <w:rPr>
          <w:sz w:val="24"/>
          <w:szCs w:val="24"/>
        </w:rPr>
        <w:t>50</w:t>
      </w:r>
      <w:r w:rsidR="00871A8C">
        <w:rPr>
          <w:sz w:val="24"/>
          <w:szCs w:val="24"/>
        </w:rPr>
        <w:t>g</w:t>
      </w:r>
      <w:r w:rsidRPr="007573FF">
        <w:rPr>
          <w:sz w:val="24"/>
          <w:szCs w:val="24"/>
        </w:rPr>
        <w:t>)</w:t>
      </w:r>
    </w:p>
    <w:p w14:paraId="18D54CBA" w14:textId="66452620" w:rsidR="00E532C1" w:rsidRPr="007573FF" w:rsidRDefault="00E532C1" w:rsidP="007573FF">
      <w:pPr>
        <w:pStyle w:val="ListParagraph"/>
        <w:numPr>
          <w:ilvl w:val="0"/>
          <w:numId w:val="3"/>
        </w:numPr>
        <w:rPr>
          <w:sz w:val="24"/>
          <w:szCs w:val="24"/>
        </w:rPr>
      </w:pPr>
      <w:r>
        <w:rPr>
          <w:sz w:val="24"/>
          <w:szCs w:val="24"/>
        </w:rPr>
        <w:t>Static gun</w:t>
      </w:r>
    </w:p>
    <w:p w14:paraId="16FA5A65" w14:textId="272982DF" w:rsidR="007573FF" w:rsidRPr="007573FF" w:rsidRDefault="00533B08" w:rsidP="007573FF">
      <w:pPr>
        <w:pStyle w:val="ListParagraph"/>
        <w:numPr>
          <w:ilvl w:val="0"/>
          <w:numId w:val="3"/>
        </w:numPr>
        <w:rPr>
          <w:sz w:val="24"/>
          <w:szCs w:val="24"/>
        </w:rPr>
      </w:pPr>
      <w:r>
        <w:rPr>
          <w:sz w:val="24"/>
          <w:szCs w:val="24"/>
        </w:rPr>
        <w:t>Tweezers</w:t>
      </w:r>
    </w:p>
    <w:p w14:paraId="037723D0" w14:textId="569EE0B4" w:rsidR="007573FF" w:rsidRPr="00533B08" w:rsidRDefault="00533B08" w:rsidP="007573FF">
      <w:pPr>
        <w:pStyle w:val="ListParagraph"/>
        <w:numPr>
          <w:ilvl w:val="0"/>
          <w:numId w:val="3"/>
        </w:numPr>
        <w:rPr>
          <w:b/>
          <w:sz w:val="24"/>
          <w:szCs w:val="24"/>
        </w:rPr>
      </w:pPr>
      <w:r>
        <w:rPr>
          <w:sz w:val="24"/>
          <w:szCs w:val="24"/>
        </w:rPr>
        <w:t>Datasheet</w:t>
      </w:r>
      <w:r w:rsidR="00871A8C">
        <w:rPr>
          <w:sz w:val="24"/>
          <w:szCs w:val="24"/>
        </w:rPr>
        <w:t>(s)</w:t>
      </w:r>
    </w:p>
    <w:p w14:paraId="6EA709B2" w14:textId="767627B3" w:rsidR="00533B08" w:rsidRPr="00533B08" w:rsidRDefault="00533B08" w:rsidP="007573FF">
      <w:pPr>
        <w:pStyle w:val="ListParagraph"/>
        <w:numPr>
          <w:ilvl w:val="0"/>
          <w:numId w:val="3"/>
        </w:numPr>
        <w:rPr>
          <w:b/>
          <w:sz w:val="24"/>
          <w:szCs w:val="24"/>
        </w:rPr>
      </w:pPr>
      <w:r>
        <w:rPr>
          <w:sz w:val="24"/>
          <w:szCs w:val="24"/>
        </w:rPr>
        <w:t>Pencil</w:t>
      </w:r>
    </w:p>
    <w:p w14:paraId="2DDDFC5C" w14:textId="542E52C6" w:rsidR="00533B08" w:rsidRPr="00F75153" w:rsidRDefault="00533B08" w:rsidP="007573FF">
      <w:pPr>
        <w:pStyle w:val="ListParagraph"/>
        <w:numPr>
          <w:ilvl w:val="0"/>
          <w:numId w:val="3"/>
        </w:numPr>
        <w:rPr>
          <w:b/>
          <w:sz w:val="24"/>
          <w:szCs w:val="24"/>
        </w:rPr>
      </w:pPr>
      <w:r>
        <w:rPr>
          <w:sz w:val="24"/>
          <w:szCs w:val="24"/>
        </w:rPr>
        <w:t>Samples</w:t>
      </w:r>
    </w:p>
    <w:p w14:paraId="2EDDC086" w14:textId="77777777" w:rsidR="00E05E50" w:rsidRDefault="00E05E50" w:rsidP="003D5C92">
      <w:pPr>
        <w:rPr>
          <w:b/>
          <w:sz w:val="24"/>
          <w:szCs w:val="24"/>
        </w:rPr>
      </w:pPr>
    </w:p>
    <w:p w14:paraId="649D7D5A" w14:textId="70C0C8A1" w:rsidR="000E426B" w:rsidRDefault="000E426B" w:rsidP="003D5C92">
      <w:pPr>
        <w:rPr>
          <w:b/>
          <w:sz w:val="24"/>
          <w:szCs w:val="24"/>
        </w:rPr>
      </w:pPr>
      <w:r>
        <w:rPr>
          <w:b/>
          <w:sz w:val="24"/>
          <w:szCs w:val="24"/>
        </w:rPr>
        <w:t>Prior to Weighing</w:t>
      </w:r>
    </w:p>
    <w:p w14:paraId="467AE3A7" w14:textId="356C2B8F" w:rsidR="000E426B" w:rsidRDefault="000E426B" w:rsidP="000E426B">
      <w:pPr>
        <w:pStyle w:val="ListParagraph"/>
        <w:numPr>
          <w:ilvl w:val="0"/>
          <w:numId w:val="15"/>
        </w:numPr>
        <w:rPr>
          <w:sz w:val="24"/>
          <w:szCs w:val="24"/>
        </w:rPr>
      </w:pPr>
      <w:r>
        <w:rPr>
          <w:sz w:val="24"/>
          <w:szCs w:val="24"/>
        </w:rPr>
        <w:t>Print the appropriate data collection sheet</w:t>
      </w:r>
      <w:r w:rsidR="00871A8C">
        <w:rPr>
          <w:sz w:val="24"/>
          <w:szCs w:val="24"/>
        </w:rPr>
        <w:t>(s)</w:t>
      </w:r>
      <w:r>
        <w:rPr>
          <w:sz w:val="24"/>
          <w:szCs w:val="24"/>
        </w:rPr>
        <w:t xml:space="preserve"> </w:t>
      </w:r>
      <w:r w:rsidR="00936947">
        <w:rPr>
          <w:sz w:val="24"/>
          <w:szCs w:val="24"/>
        </w:rPr>
        <w:t xml:space="preserve">for a given </w:t>
      </w:r>
      <w:r>
        <w:rPr>
          <w:sz w:val="24"/>
          <w:szCs w:val="24"/>
        </w:rPr>
        <w:t>experiment</w:t>
      </w:r>
      <w:r w:rsidR="000D3631">
        <w:rPr>
          <w:sz w:val="24"/>
          <w:szCs w:val="24"/>
        </w:rPr>
        <w:t>.</w:t>
      </w:r>
    </w:p>
    <w:p w14:paraId="60DD77BC" w14:textId="12119680" w:rsidR="000D3631" w:rsidRPr="003625CB" w:rsidRDefault="00650FD6" w:rsidP="00D20A60">
      <w:pPr>
        <w:pStyle w:val="ListParagraph"/>
        <w:ind w:left="1440"/>
        <w:rPr>
          <w:sz w:val="24"/>
          <w:szCs w:val="24"/>
        </w:rPr>
      </w:pPr>
      <w:r w:rsidRPr="003625CB">
        <w:rPr>
          <w:sz w:val="24"/>
          <w:szCs w:val="24"/>
          <w:rPrChange w:id="135" w:author="Fisher, Jillian, J" w:date="2026-02-20T09:55:00Z" w16du:dateUtc="2026-02-20T14:55:00Z">
            <w:rPr/>
          </w:rPrChange>
        </w:rPr>
        <w:t>1M Mass Data Collection Sheet</w:t>
      </w:r>
    </w:p>
    <w:p w14:paraId="463CD65A" w14:textId="7D2D6207" w:rsidR="000D3631" w:rsidRDefault="000D3631" w:rsidP="00D20A60">
      <w:pPr>
        <w:pStyle w:val="ListParagraph"/>
        <w:ind w:left="1440"/>
        <w:rPr>
          <w:sz w:val="24"/>
          <w:szCs w:val="24"/>
        </w:rPr>
      </w:pPr>
      <w:r>
        <w:rPr>
          <w:sz w:val="24"/>
          <w:szCs w:val="24"/>
        </w:rPr>
        <w:t>2M Mass Data Collection Sheet</w:t>
      </w:r>
    </w:p>
    <w:p w14:paraId="51169729" w14:textId="029E7B84" w:rsidR="000D3631" w:rsidRDefault="000D3631" w:rsidP="00D20A60">
      <w:pPr>
        <w:pStyle w:val="ListParagraph"/>
        <w:ind w:left="1440"/>
        <w:rPr>
          <w:sz w:val="24"/>
          <w:szCs w:val="24"/>
        </w:rPr>
      </w:pPr>
      <w:proofErr w:type="spellStart"/>
      <w:r>
        <w:rPr>
          <w:sz w:val="24"/>
          <w:szCs w:val="24"/>
        </w:rPr>
        <w:t>Phrag</w:t>
      </w:r>
      <w:proofErr w:type="spellEnd"/>
      <w:r>
        <w:rPr>
          <w:sz w:val="24"/>
          <w:szCs w:val="24"/>
        </w:rPr>
        <w:t xml:space="preserve"> Mass Data Collection Sheet</w:t>
      </w:r>
    </w:p>
    <w:p w14:paraId="14F52436" w14:textId="76F0A869" w:rsidR="000D3631" w:rsidRDefault="000D3631" w:rsidP="00D20A60">
      <w:pPr>
        <w:pStyle w:val="ListParagraph"/>
        <w:ind w:left="1440"/>
        <w:rPr>
          <w:sz w:val="24"/>
          <w:szCs w:val="24"/>
        </w:rPr>
      </w:pPr>
      <w:r>
        <w:rPr>
          <w:sz w:val="24"/>
          <w:szCs w:val="24"/>
        </w:rPr>
        <w:t>SMARTX Mass Data Collection Sheet</w:t>
      </w:r>
    </w:p>
    <w:p w14:paraId="64731A1B" w14:textId="77777777" w:rsidR="00E05E50" w:rsidRDefault="00E05E50" w:rsidP="00D20A60">
      <w:pPr>
        <w:pStyle w:val="ListParagraph"/>
        <w:ind w:left="1440"/>
        <w:rPr>
          <w:sz w:val="24"/>
          <w:szCs w:val="24"/>
        </w:rPr>
      </w:pPr>
    </w:p>
    <w:p w14:paraId="3BD73E21" w14:textId="18CE896D" w:rsidR="000E426B" w:rsidRDefault="000E426B" w:rsidP="000E426B">
      <w:pPr>
        <w:pStyle w:val="ListParagraph"/>
        <w:numPr>
          <w:ilvl w:val="0"/>
          <w:numId w:val="15"/>
        </w:numPr>
        <w:rPr>
          <w:sz w:val="24"/>
          <w:szCs w:val="24"/>
        </w:rPr>
      </w:pPr>
      <w:bookmarkStart w:id="136" w:name="_Hlk85808323"/>
      <w:r w:rsidRPr="007573FF">
        <w:rPr>
          <w:sz w:val="24"/>
          <w:szCs w:val="24"/>
        </w:rPr>
        <w:t>Remove samples from drying oven. Make sure samples reach room temperature before weighing them (</w:t>
      </w:r>
      <w:r>
        <w:rPr>
          <w:sz w:val="24"/>
          <w:szCs w:val="24"/>
        </w:rPr>
        <w:t>about 20 minutes</w:t>
      </w:r>
      <w:r w:rsidRPr="007573FF">
        <w:rPr>
          <w:sz w:val="24"/>
          <w:szCs w:val="24"/>
        </w:rPr>
        <w:t>).</w:t>
      </w:r>
    </w:p>
    <w:p w14:paraId="5291619E" w14:textId="77777777" w:rsidR="00E05E50" w:rsidRPr="007573FF" w:rsidRDefault="00E05E50" w:rsidP="00E05E50">
      <w:pPr>
        <w:pStyle w:val="ListParagraph"/>
        <w:rPr>
          <w:sz w:val="24"/>
          <w:szCs w:val="24"/>
        </w:rPr>
      </w:pPr>
    </w:p>
    <w:p w14:paraId="065B950E" w14:textId="3297C1EB" w:rsidR="00E05E50" w:rsidRPr="00E05E50" w:rsidRDefault="000E426B" w:rsidP="00E05E50">
      <w:pPr>
        <w:pStyle w:val="ListParagraph"/>
        <w:numPr>
          <w:ilvl w:val="0"/>
          <w:numId w:val="15"/>
        </w:numPr>
        <w:rPr>
          <w:sz w:val="24"/>
          <w:szCs w:val="24"/>
        </w:rPr>
      </w:pPr>
      <w:r w:rsidRPr="007573FF">
        <w:rPr>
          <w:sz w:val="24"/>
          <w:szCs w:val="24"/>
        </w:rPr>
        <w:t xml:space="preserve">Turn on the balance 10 minutes prior to starting. </w:t>
      </w:r>
      <w:bookmarkEnd w:id="136"/>
      <w:r>
        <w:rPr>
          <w:sz w:val="24"/>
          <w:szCs w:val="24"/>
        </w:rPr>
        <w:t xml:space="preserve">Level the balance before use. </w:t>
      </w:r>
      <w:r w:rsidRPr="007573FF">
        <w:rPr>
          <w:sz w:val="24"/>
          <w:szCs w:val="24"/>
        </w:rPr>
        <w:t xml:space="preserve">Check to see if the balance bubble is within the level circle. Adjust </w:t>
      </w:r>
      <w:r>
        <w:rPr>
          <w:sz w:val="24"/>
          <w:szCs w:val="24"/>
        </w:rPr>
        <w:t xml:space="preserve">as </w:t>
      </w:r>
      <w:r w:rsidRPr="007573FF">
        <w:rPr>
          <w:sz w:val="24"/>
          <w:szCs w:val="24"/>
        </w:rPr>
        <w:t xml:space="preserve">needed. </w:t>
      </w:r>
    </w:p>
    <w:p w14:paraId="41A3A968" w14:textId="77777777" w:rsidR="00E05E50" w:rsidRDefault="00E05E50" w:rsidP="00E05E50">
      <w:pPr>
        <w:pStyle w:val="ListParagraph"/>
        <w:spacing w:before="240"/>
        <w:rPr>
          <w:sz w:val="24"/>
          <w:szCs w:val="24"/>
        </w:rPr>
      </w:pPr>
      <w:bookmarkStart w:id="137" w:name="_Hlk85808683"/>
    </w:p>
    <w:p w14:paraId="22A409FF" w14:textId="08F475BB" w:rsidR="00C10119" w:rsidRDefault="000E426B" w:rsidP="00C10119">
      <w:pPr>
        <w:pStyle w:val="ListParagraph"/>
        <w:numPr>
          <w:ilvl w:val="0"/>
          <w:numId w:val="15"/>
        </w:numPr>
        <w:spacing w:before="240"/>
        <w:rPr>
          <w:sz w:val="24"/>
          <w:szCs w:val="24"/>
        </w:rPr>
      </w:pPr>
      <w:r w:rsidRPr="007573FF">
        <w:rPr>
          <w:sz w:val="24"/>
          <w:szCs w:val="24"/>
        </w:rPr>
        <w:t xml:space="preserve">Weigh and record the </w:t>
      </w:r>
      <w:r w:rsidR="00936947">
        <w:rPr>
          <w:sz w:val="24"/>
          <w:szCs w:val="24"/>
        </w:rPr>
        <w:t>mass</w:t>
      </w:r>
      <w:r w:rsidR="00936947" w:rsidRPr="007573FF">
        <w:rPr>
          <w:sz w:val="24"/>
          <w:szCs w:val="24"/>
        </w:rPr>
        <w:t xml:space="preserve"> </w:t>
      </w:r>
      <w:r w:rsidRPr="007573FF">
        <w:rPr>
          <w:sz w:val="24"/>
          <w:szCs w:val="24"/>
        </w:rPr>
        <w:t>of 1g</w:t>
      </w:r>
      <w:del w:id="138" w:author="Fisher, Jillian, J" w:date="2026-02-20T09:55:00Z" w16du:dateUtc="2026-02-20T14:55:00Z">
        <w:r w:rsidR="00D7158A" w:rsidDel="003625CB">
          <w:rPr>
            <w:sz w:val="24"/>
            <w:szCs w:val="24"/>
          </w:rPr>
          <w:delText xml:space="preserve"> and</w:delText>
        </w:r>
      </w:del>
      <w:ins w:id="139" w:author="Fisher, Jillian, J" w:date="2026-02-20T09:55:00Z" w16du:dateUtc="2026-02-20T14:55:00Z">
        <w:r w:rsidR="003625CB">
          <w:rPr>
            <w:sz w:val="24"/>
            <w:szCs w:val="24"/>
          </w:rPr>
          <w:t xml:space="preserve">, </w:t>
        </w:r>
      </w:ins>
      <w:r w:rsidRPr="007573FF">
        <w:rPr>
          <w:sz w:val="24"/>
          <w:szCs w:val="24"/>
        </w:rPr>
        <w:t xml:space="preserve"> 50g</w:t>
      </w:r>
      <w:ins w:id="140" w:author="Fisher, Jillian, J" w:date="2026-02-20T09:55:00Z" w16du:dateUtc="2026-02-20T14:55:00Z">
        <w:r w:rsidR="003625CB">
          <w:rPr>
            <w:sz w:val="24"/>
            <w:szCs w:val="24"/>
          </w:rPr>
          <w:t>, and 100g</w:t>
        </w:r>
      </w:ins>
      <w:r w:rsidRPr="007573FF">
        <w:rPr>
          <w:sz w:val="24"/>
          <w:szCs w:val="24"/>
        </w:rPr>
        <w:t xml:space="preserve"> standards. Be sure to weigh the standards each new day when using the balance. </w:t>
      </w:r>
      <w:bookmarkEnd w:id="137"/>
      <w:r w:rsidRPr="007573FF">
        <w:rPr>
          <w:sz w:val="24"/>
          <w:szCs w:val="24"/>
        </w:rPr>
        <w:t>The</w:t>
      </w:r>
      <w:r>
        <w:rPr>
          <w:sz w:val="24"/>
          <w:szCs w:val="24"/>
        </w:rPr>
        <w:t xml:space="preserve"> </w:t>
      </w:r>
      <w:proofErr w:type="gramStart"/>
      <w:r>
        <w:rPr>
          <w:sz w:val="24"/>
          <w:szCs w:val="24"/>
        </w:rPr>
        <w:t>balance</w:t>
      </w:r>
      <w:proofErr w:type="gramEnd"/>
      <w:r w:rsidRPr="007573FF">
        <w:rPr>
          <w:sz w:val="24"/>
          <w:szCs w:val="24"/>
        </w:rPr>
        <w:t xml:space="preserve"> doors must be closed to reach an accurate, stable reading. </w:t>
      </w:r>
    </w:p>
    <w:p w14:paraId="381E9139" w14:textId="77777777" w:rsidR="00E05E50" w:rsidRPr="00E05E50" w:rsidRDefault="00E05E50" w:rsidP="00E05E50">
      <w:pPr>
        <w:pStyle w:val="ListParagraph"/>
        <w:rPr>
          <w:sz w:val="24"/>
          <w:szCs w:val="24"/>
        </w:rPr>
      </w:pPr>
    </w:p>
    <w:p w14:paraId="3959765D" w14:textId="77777777" w:rsidR="00E05E50" w:rsidRPr="00C10119" w:rsidRDefault="00E05E50" w:rsidP="00E05E50">
      <w:pPr>
        <w:pStyle w:val="ListParagraph"/>
        <w:spacing w:before="240"/>
        <w:rPr>
          <w:sz w:val="24"/>
          <w:szCs w:val="24"/>
        </w:rPr>
      </w:pPr>
    </w:p>
    <w:p w14:paraId="740644F8" w14:textId="5018DB2F" w:rsidR="003D5C92" w:rsidRPr="007573FF" w:rsidRDefault="00FA5932" w:rsidP="003D5C92">
      <w:pPr>
        <w:rPr>
          <w:b/>
          <w:sz w:val="24"/>
          <w:szCs w:val="24"/>
        </w:rPr>
      </w:pPr>
      <w:r>
        <w:rPr>
          <w:b/>
          <w:sz w:val="24"/>
          <w:szCs w:val="24"/>
        </w:rPr>
        <w:t xml:space="preserve">Weighing </w:t>
      </w:r>
      <w:r w:rsidR="003D5C92" w:rsidRPr="007573FF">
        <w:rPr>
          <w:b/>
          <w:sz w:val="24"/>
          <w:szCs w:val="24"/>
        </w:rPr>
        <w:t>Protocol</w:t>
      </w:r>
    </w:p>
    <w:p w14:paraId="2CDEC122" w14:textId="70D6316D" w:rsidR="003D5C92" w:rsidRPr="00E532C1" w:rsidRDefault="003D5C92" w:rsidP="00E532C1">
      <w:pPr>
        <w:pStyle w:val="ListParagraph"/>
        <w:numPr>
          <w:ilvl w:val="0"/>
          <w:numId w:val="27"/>
        </w:numPr>
        <w:rPr>
          <w:sz w:val="24"/>
          <w:szCs w:val="24"/>
        </w:rPr>
      </w:pPr>
      <w:r w:rsidRPr="00E532C1">
        <w:rPr>
          <w:sz w:val="24"/>
          <w:szCs w:val="24"/>
        </w:rPr>
        <w:t xml:space="preserve">Place weigh </w:t>
      </w:r>
      <w:r w:rsidR="00533B08" w:rsidRPr="00E532C1">
        <w:rPr>
          <w:sz w:val="24"/>
          <w:szCs w:val="24"/>
        </w:rPr>
        <w:t>boat</w:t>
      </w:r>
      <w:r w:rsidRPr="00E532C1">
        <w:rPr>
          <w:sz w:val="24"/>
          <w:szCs w:val="24"/>
        </w:rPr>
        <w:t xml:space="preserve"> on the plate and </w:t>
      </w:r>
      <w:r w:rsidR="00533B08" w:rsidRPr="00E532C1">
        <w:rPr>
          <w:sz w:val="24"/>
          <w:szCs w:val="24"/>
        </w:rPr>
        <w:t>tare it to zero</w:t>
      </w:r>
      <w:r w:rsidRPr="00E532C1">
        <w:rPr>
          <w:sz w:val="24"/>
          <w:szCs w:val="24"/>
        </w:rPr>
        <w:t xml:space="preserve">. The </w:t>
      </w:r>
      <w:r w:rsidR="00533B08" w:rsidRPr="00E532C1">
        <w:rPr>
          <w:sz w:val="24"/>
          <w:szCs w:val="24"/>
        </w:rPr>
        <w:t xml:space="preserve">balance </w:t>
      </w:r>
      <w:r w:rsidRPr="00E532C1">
        <w:rPr>
          <w:sz w:val="24"/>
          <w:szCs w:val="24"/>
        </w:rPr>
        <w:t>doors must be closed when zeroing</w:t>
      </w:r>
      <w:r w:rsidR="00533B08" w:rsidRPr="00E532C1">
        <w:rPr>
          <w:sz w:val="24"/>
          <w:szCs w:val="24"/>
        </w:rPr>
        <w:t>.</w:t>
      </w:r>
    </w:p>
    <w:p w14:paraId="78A40E5D" w14:textId="7D055441" w:rsidR="003D5C92" w:rsidRDefault="00E532C1" w:rsidP="00E05E50">
      <w:pPr>
        <w:pStyle w:val="ListParagraph"/>
        <w:ind w:left="1440"/>
        <w:rPr>
          <w:i/>
          <w:iCs/>
          <w:sz w:val="24"/>
          <w:szCs w:val="24"/>
        </w:rPr>
      </w:pPr>
      <w:r w:rsidRPr="00E532C1">
        <w:rPr>
          <w:i/>
          <w:iCs/>
          <w:sz w:val="24"/>
          <w:szCs w:val="24"/>
        </w:rPr>
        <w:t xml:space="preserve">Tip: </w:t>
      </w:r>
      <w:r w:rsidR="003D5C92" w:rsidRPr="00E532C1">
        <w:rPr>
          <w:i/>
          <w:iCs/>
          <w:sz w:val="24"/>
          <w:szCs w:val="24"/>
        </w:rPr>
        <w:t xml:space="preserve">Use static gun when the reading is bouncing around and not reaching a stable weight reading. </w:t>
      </w:r>
    </w:p>
    <w:p w14:paraId="77BB2F28" w14:textId="77777777" w:rsidR="00E05E50" w:rsidRPr="00E532C1" w:rsidRDefault="00E05E50" w:rsidP="00E532C1">
      <w:pPr>
        <w:pStyle w:val="ListParagraph"/>
        <w:rPr>
          <w:i/>
          <w:iCs/>
          <w:sz w:val="24"/>
          <w:szCs w:val="24"/>
        </w:rPr>
      </w:pPr>
    </w:p>
    <w:p w14:paraId="48C7FDE5" w14:textId="3FEDA81A" w:rsidR="003D5C92" w:rsidRDefault="003D5C92" w:rsidP="00E532C1">
      <w:pPr>
        <w:pStyle w:val="ListParagraph"/>
        <w:numPr>
          <w:ilvl w:val="0"/>
          <w:numId w:val="27"/>
        </w:numPr>
        <w:rPr>
          <w:sz w:val="24"/>
          <w:szCs w:val="24"/>
        </w:rPr>
      </w:pPr>
      <w:r w:rsidRPr="007573FF">
        <w:rPr>
          <w:sz w:val="24"/>
          <w:szCs w:val="24"/>
        </w:rPr>
        <w:lastRenderedPageBreak/>
        <w:t xml:space="preserve">Remove the </w:t>
      </w:r>
      <w:proofErr w:type="gramStart"/>
      <w:r w:rsidRPr="007573FF">
        <w:rPr>
          <w:sz w:val="24"/>
          <w:szCs w:val="24"/>
        </w:rPr>
        <w:t>weigh</w:t>
      </w:r>
      <w:proofErr w:type="gramEnd"/>
      <w:r w:rsidRPr="007573FF">
        <w:rPr>
          <w:sz w:val="24"/>
          <w:szCs w:val="24"/>
        </w:rPr>
        <w:t xml:space="preserve"> </w:t>
      </w:r>
      <w:r w:rsidR="00DE5AF9">
        <w:rPr>
          <w:sz w:val="24"/>
          <w:szCs w:val="24"/>
        </w:rPr>
        <w:t>boat from the balance</w:t>
      </w:r>
      <w:r w:rsidRPr="007573FF">
        <w:rPr>
          <w:sz w:val="24"/>
          <w:szCs w:val="24"/>
        </w:rPr>
        <w:t xml:space="preserve"> and place dried sample</w:t>
      </w:r>
      <w:r w:rsidR="00DE5AF9">
        <w:rPr>
          <w:sz w:val="24"/>
          <w:szCs w:val="24"/>
        </w:rPr>
        <w:t xml:space="preserve"> in the boat</w:t>
      </w:r>
      <w:r w:rsidRPr="007573FF">
        <w:rPr>
          <w:sz w:val="24"/>
          <w:szCs w:val="24"/>
        </w:rPr>
        <w:t>. Check to ensure that the entire sample is removed from coin envelope.</w:t>
      </w:r>
    </w:p>
    <w:p w14:paraId="1F3D2B0B" w14:textId="77777777" w:rsidR="00E05E50" w:rsidRDefault="00E05E50" w:rsidP="00E05E50">
      <w:pPr>
        <w:pStyle w:val="ListParagraph"/>
        <w:rPr>
          <w:sz w:val="24"/>
          <w:szCs w:val="24"/>
        </w:rPr>
      </w:pPr>
    </w:p>
    <w:p w14:paraId="3F6B392E" w14:textId="2B2F3276" w:rsidR="00E05E50" w:rsidRPr="00E05E50" w:rsidRDefault="00DE5AF9" w:rsidP="00E05E50">
      <w:pPr>
        <w:pStyle w:val="ListParagraph"/>
        <w:numPr>
          <w:ilvl w:val="0"/>
          <w:numId w:val="27"/>
        </w:numPr>
        <w:rPr>
          <w:sz w:val="24"/>
          <w:szCs w:val="24"/>
        </w:rPr>
      </w:pPr>
      <w:r>
        <w:rPr>
          <w:sz w:val="24"/>
          <w:szCs w:val="24"/>
        </w:rPr>
        <w:t>Place weigh boat with sample back on balance plate.</w:t>
      </w:r>
    </w:p>
    <w:p w14:paraId="5F6F99FC" w14:textId="77777777" w:rsidR="00E05E50" w:rsidRDefault="00E05E50" w:rsidP="00E05E50">
      <w:pPr>
        <w:pStyle w:val="ListParagraph"/>
        <w:rPr>
          <w:sz w:val="24"/>
          <w:szCs w:val="24"/>
        </w:rPr>
      </w:pPr>
    </w:p>
    <w:p w14:paraId="3B641AA0" w14:textId="21209FF9" w:rsidR="003D5C92" w:rsidRPr="007573FF" w:rsidRDefault="003D5C92" w:rsidP="00E532C1">
      <w:pPr>
        <w:pStyle w:val="ListParagraph"/>
        <w:numPr>
          <w:ilvl w:val="0"/>
          <w:numId w:val="27"/>
        </w:numPr>
        <w:rPr>
          <w:sz w:val="24"/>
          <w:szCs w:val="24"/>
        </w:rPr>
      </w:pPr>
      <w:r w:rsidRPr="007573FF">
        <w:rPr>
          <w:sz w:val="24"/>
          <w:szCs w:val="24"/>
        </w:rPr>
        <w:t>Record weight on datasheet</w:t>
      </w:r>
      <w:r w:rsidR="00364845">
        <w:rPr>
          <w:sz w:val="24"/>
          <w:szCs w:val="24"/>
        </w:rPr>
        <w:t xml:space="preserve"> (</w:t>
      </w:r>
      <w:r w:rsidR="00D7158A">
        <w:rPr>
          <w:sz w:val="24"/>
          <w:szCs w:val="24"/>
        </w:rPr>
        <w:t xml:space="preserve">to </w:t>
      </w:r>
      <w:r w:rsidR="00D7158A" w:rsidRPr="00D7158A">
        <w:rPr>
          <w:sz w:val="24"/>
          <w:szCs w:val="24"/>
        </w:rPr>
        <w:t>3 decimal places</w:t>
      </w:r>
      <w:r w:rsidR="00364845">
        <w:rPr>
          <w:sz w:val="24"/>
          <w:szCs w:val="24"/>
        </w:rPr>
        <w:t>).</w:t>
      </w:r>
      <w:ins w:id="141" w:author="Fisher, Jillian, J" w:date="2026-02-20T09:56:00Z" w16du:dateUtc="2026-02-20T14:56:00Z">
        <w:r w:rsidR="003625CB">
          <w:rPr>
            <w:sz w:val="24"/>
            <w:szCs w:val="24"/>
          </w:rPr>
          <w:t xml:space="preserve"> </w:t>
        </w:r>
      </w:ins>
      <w:ins w:id="142" w:author="Fisher, Jillian, J" w:date="2026-02-20T09:57:00Z" w16du:dateUtc="2026-02-20T14:57:00Z">
        <w:r w:rsidR="003625CB">
          <w:rPr>
            <w:sz w:val="24"/>
            <w:szCs w:val="24"/>
          </w:rPr>
          <w:t>Round the 4</w:t>
        </w:r>
        <w:r w:rsidR="003625CB" w:rsidRPr="003625CB">
          <w:rPr>
            <w:sz w:val="24"/>
            <w:szCs w:val="24"/>
            <w:vertAlign w:val="superscript"/>
            <w:rPrChange w:id="143" w:author="Fisher, Jillian, J" w:date="2026-02-20T09:57:00Z" w16du:dateUtc="2026-02-20T14:57:00Z">
              <w:rPr>
                <w:sz w:val="24"/>
                <w:szCs w:val="24"/>
              </w:rPr>
            </w:rPrChange>
          </w:rPr>
          <w:t>th</w:t>
        </w:r>
        <w:r w:rsidR="003625CB">
          <w:rPr>
            <w:sz w:val="24"/>
            <w:szCs w:val="24"/>
          </w:rPr>
          <w:t xml:space="preserve"> decimal place half up/down.</w:t>
        </w:r>
      </w:ins>
    </w:p>
    <w:p w14:paraId="3D53CD13" w14:textId="77777777" w:rsidR="00E05E50" w:rsidRDefault="00E05E50" w:rsidP="00E05E50">
      <w:pPr>
        <w:pStyle w:val="ListParagraph"/>
        <w:rPr>
          <w:sz w:val="24"/>
          <w:szCs w:val="24"/>
        </w:rPr>
      </w:pPr>
    </w:p>
    <w:p w14:paraId="0A5E3D33" w14:textId="7F09FDA0" w:rsidR="003D5C92" w:rsidRPr="007573FF" w:rsidRDefault="003D5C92" w:rsidP="00E532C1">
      <w:pPr>
        <w:pStyle w:val="ListParagraph"/>
        <w:numPr>
          <w:ilvl w:val="0"/>
          <w:numId w:val="27"/>
        </w:numPr>
        <w:rPr>
          <w:sz w:val="24"/>
          <w:szCs w:val="24"/>
        </w:rPr>
      </w:pPr>
      <w:r w:rsidRPr="007573FF">
        <w:rPr>
          <w:sz w:val="24"/>
          <w:szCs w:val="24"/>
        </w:rPr>
        <w:t>Return the</w:t>
      </w:r>
      <w:r w:rsidR="007936FA">
        <w:rPr>
          <w:sz w:val="24"/>
          <w:szCs w:val="24"/>
        </w:rPr>
        <w:t xml:space="preserve"> weighed</w:t>
      </w:r>
      <w:r w:rsidRPr="007573FF">
        <w:rPr>
          <w:sz w:val="24"/>
          <w:szCs w:val="24"/>
        </w:rPr>
        <w:t xml:space="preserve"> sample to its coin envelope</w:t>
      </w:r>
      <w:r w:rsidR="00364845">
        <w:rPr>
          <w:sz w:val="24"/>
          <w:szCs w:val="24"/>
        </w:rPr>
        <w:t xml:space="preserve">, </w:t>
      </w:r>
      <w:r w:rsidRPr="007573FF">
        <w:rPr>
          <w:sz w:val="24"/>
          <w:szCs w:val="24"/>
        </w:rPr>
        <w:t>or to a compiled</w:t>
      </w:r>
      <w:r w:rsidR="00364845">
        <w:rPr>
          <w:sz w:val="24"/>
          <w:szCs w:val="24"/>
        </w:rPr>
        <w:t>/consolidated</w:t>
      </w:r>
      <w:r w:rsidRPr="007573FF">
        <w:rPr>
          <w:sz w:val="24"/>
          <w:szCs w:val="24"/>
        </w:rPr>
        <w:t xml:space="preserve"> envelope</w:t>
      </w:r>
      <w:r w:rsidR="00E532C1">
        <w:rPr>
          <w:sz w:val="24"/>
          <w:szCs w:val="24"/>
        </w:rPr>
        <w:t xml:space="preserve">. </w:t>
      </w:r>
      <w:r w:rsidR="00364845">
        <w:rPr>
          <w:sz w:val="24"/>
          <w:szCs w:val="24"/>
        </w:rPr>
        <w:t>(</w:t>
      </w:r>
      <w:r w:rsidR="00E532C1">
        <w:rPr>
          <w:sz w:val="24"/>
          <w:szCs w:val="24"/>
        </w:rPr>
        <w:t>S</w:t>
      </w:r>
      <w:r w:rsidR="00364845">
        <w:rPr>
          <w:sz w:val="24"/>
          <w:szCs w:val="24"/>
        </w:rPr>
        <w:t>ee below Consolidating</w:t>
      </w:r>
      <w:r w:rsidRPr="007573FF">
        <w:rPr>
          <w:sz w:val="24"/>
          <w:szCs w:val="24"/>
        </w:rPr>
        <w:t xml:space="preserve"> </w:t>
      </w:r>
      <w:r w:rsidR="003B6777">
        <w:rPr>
          <w:sz w:val="24"/>
          <w:szCs w:val="24"/>
        </w:rPr>
        <w:t>instruction</w:t>
      </w:r>
      <w:r w:rsidR="00E532C1">
        <w:rPr>
          <w:sz w:val="24"/>
          <w:szCs w:val="24"/>
        </w:rPr>
        <w:t>s</w:t>
      </w:r>
      <w:r w:rsidR="00364845">
        <w:rPr>
          <w:sz w:val="24"/>
          <w:szCs w:val="24"/>
        </w:rPr>
        <w:t>.)</w:t>
      </w:r>
      <w:r w:rsidRPr="007573FF">
        <w:rPr>
          <w:sz w:val="24"/>
          <w:szCs w:val="24"/>
        </w:rPr>
        <w:t xml:space="preserve"> </w:t>
      </w:r>
    </w:p>
    <w:p w14:paraId="203FEC17" w14:textId="77777777" w:rsidR="00E05E50" w:rsidRDefault="00E05E50" w:rsidP="00E05E50">
      <w:pPr>
        <w:pStyle w:val="ListParagraph"/>
        <w:rPr>
          <w:sz w:val="24"/>
          <w:szCs w:val="24"/>
        </w:rPr>
      </w:pPr>
    </w:p>
    <w:p w14:paraId="5C5E9588" w14:textId="7F955DE4" w:rsidR="003D5C92" w:rsidRPr="007573FF" w:rsidRDefault="003D5C92" w:rsidP="00E532C1">
      <w:pPr>
        <w:pStyle w:val="ListParagraph"/>
        <w:numPr>
          <w:ilvl w:val="0"/>
          <w:numId w:val="27"/>
        </w:numPr>
        <w:rPr>
          <w:sz w:val="24"/>
          <w:szCs w:val="24"/>
        </w:rPr>
      </w:pPr>
      <w:r w:rsidRPr="007573FF">
        <w:rPr>
          <w:sz w:val="24"/>
          <w:szCs w:val="24"/>
        </w:rPr>
        <w:t xml:space="preserve">Remove all leftover particles from </w:t>
      </w:r>
      <w:proofErr w:type="gramStart"/>
      <w:r w:rsidRPr="007573FF">
        <w:rPr>
          <w:sz w:val="24"/>
          <w:szCs w:val="24"/>
        </w:rPr>
        <w:t>weigh</w:t>
      </w:r>
      <w:proofErr w:type="gramEnd"/>
      <w:r w:rsidRPr="007573FF">
        <w:rPr>
          <w:sz w:val="24"/>
          <w:szCs w:val="24"/>
        </w:rPr>
        <w:t xml:space="preserve"> </w:t>
      </w:r>
      <w:r w:rsidR="00BE5BFB">
        <w:rPr>
          <w:sz w:val="24"/>
          <w:szCs w:val="24"/>
        </w:rPr>
        <w:t>boat</w:t>
      </w:r>
      <w:r w:rsidRPr="007573FF">
        <w:rPr>
          <w:sz w:val="24"/>
          <w:szCs w:val="24"/>
        </w:rPr>
        <w:t xml:space="preserve"> using a Kim wipe. </w:t>
      </w:r>
    </w:p>
    <w:p w14:paraId="1EBB4C97" w14:textId="77777777" w:rsidR="00E05E50" w:rsidRDefault="00E05E50" w:rsidP="00E05E50">
      <w:pPr>
        <w:pStyle w:val="ListParagraph"/>
        <w:rPr>
          <w:sz w:val="24"/>
          <w:szCs w:val="24"/>
        </w:rPr>
      </w:pPr>
    </w:p>
    <w:p w14:paraId="339B719A" w14:textId="73B5C108" w:rsidR="003D5C92" w:rsidRDefault="003D5C92" w:rsidP="00E532C1">
      <w:pPr>
        <w:pStyle w:val="ListParagraph"/>
        <w:numPr>
          <w:ilvl w:val="0"/>
          <w:numId w:val="27"/>
        </w:numPr>
        <w:rPr>
          <w:sz w:val="24"/>
          <w:szCs w:val="24"/>
        </w:rPr>
      </w:pPr>
      <w:r w:rsidRPr="007573FF">
        <w:rPr>
          <w:sz w:val="24"/>
          <w:szCs w:val="24"/>
        </w:rPr>
        <w:t>Repeat steps</w:t>
      </w:r>
      <w:r w:rsidR="007936FA">
        <w:rPr>
          <w:sz w:val="24"/>
          <w:szCs w:val="24"/>
        </w:rPr>
        <w:t xml:space="preserve"> 1-6</w:t>
      </w:r>
      <w:r w:rsidRPr="007573FF">
        <w:rPr>
          <w:sz w:val="24"/>
          <w:szCs w:val="24"/>
        </w:rPr>
        <w:t xml:space="preserve"> for all samples. </w:t>
      </w:r>
    </w:p>
    <w:p w14:paraId="3D1F9395" w14:textId="77777777" w:rsidR="00E05E50" w:rsidRDefault="00E05E50" w:rsidP="00E05E50">
      <w:pPr>
        <w:pStyle w:val="ListParagraph"/>
        <w:spacing w:after="0"/>
        <w:rPr>
          <w:sz w:val="24"/>
          <w:szCs w:val="24"/>
        </w:rPr>
      </w:pPr>
    </w:p>
    <w:p w14:paraId="77871633" w14:textId="77777777" w:rsidR="00E05E50" w:rsidRDefault="00865BB6" w:rsidP="004D36DA">
      <w:pPr>
        <w:pStyle w:val="ListParagraph"/>
        <w:numPr>
          <w:ilvl w:val="0"/>
          <w:numId w:val="27"/>
        </w:numPr>
        <w:spacing w:after="0"/>
        <w:rPr>
          <w:sz w:val="24"/>
          <w:szCs w:val="24"/>
        </w:rPr>
      </w:pPr>
      <w:r w:rsidRPr="005D1EC5">
        <w:rPr>
          <w:sz w:val="24"/>
          <w:szCs w:val="24"/>
          <w:rPrChange w:id="144" w:author="Walsh, Vanessa" w:date="2026-02-18T15:18:00Z" w16du:dateUtc="2026-02-18T20:18:00Z">
            <w:rPr>
              <w:sz w:val="24"/>
              <w:szCs w:val="24"/>
              <w:highlight w:val="yellow"/>
            </w:rPr>
          </w:rPrChange>
        </w:rPr>
        <w:t>When all weights are recorded, scan the datashee</w:t>
      </w:r>
      <w:r w:rsidR="004D36DA" w:rsidRPr="005D1EC5">
        <w:rPr>
          <w:sz w:val="24"/>
          <w:szCs w:val="24"/>
          <w:rPrChange w:id="145" w:author="Walsh, Vanessa" w:date="2026-02-18T15:18:00Z" w16du:dateUtc="2026-02-18T20:18:00Z">
            <w:rPr>
              <w:sz w:val="24"/>
              <w:szCs w:val="24"/>
              <w:highlight w:val="yellow"/>
            </w:rPr>
          </w:rPrChange>
        </w:rPr>
        <w:t xml:space="preserve">t(s), to be saved under the appropriate Experiments’ folder. </w:t>
      </w:r>
    </w:p>
    <w:p w14:paraId="46C31DFD" w14:textId="7598872F" w:rsidR="004D36DA" w:rsidRPr="00E05E50" w:rsidRDefault="004D36DA" w:rsidP="00E05E50">
      <w:pPr>
        <w:spacing w:after="0"/>
        <w:ind w:left="1440"/>
        <w:rPr>
          <w:i/>
          <w:iCs/>
          <w:sz w:val="24"/>
          <w:szCs w:val="24"/>
          <w:rPrChange w:id="146" w:author="Walsh, Vanessa" w:date="2026-02-18T15:18:00Z" w16du:dateUtc="2026-02-18T20:18:00Z">
            <w:rPr>
              <w:sz w:val="24"/>
              <w:szCs w:val="24"/>
              <w:highlight w:val="yellow"/>
            </w:rPr>
          </w:rPrChange>
        </w:rPr>
      </w:pPr>
      <w:r w:rsidRPr="00E05E50">
        <w:rPr>
          <w:i/>
          <w:iCs/>
          <w:sz w:val="24"/>
          <w:szCs w:val="24"/>
          <w:rPrChange w:id="147" w:author="Walsh, Vanessa" w:date="2026-02-18T15:18:00Z" w16du:dateUtc="2026-02-18T20:18:00Z">
            <w:rPr>
              <w:sz w:val="24"/>
              <w:szCs w:val="24"/>
              <w:highlight w:val="yellow"/>
            </w:rPr>
          </w:rPrChange>
        </w:rPr>
        <w:t xml:space="preserve">Tip: Look at previous </w:t>
      </w:r>
      <w:proofErr w:type="gramStart"/>
      <w:r w:rsidRPr="00E05E50">
        <w:rPr>
          <w:i/>
          <w:iCs/>
          <w:sz w:val="24"/>
          <w:szCs w:val="24"/>
          <w:rPrChange w:id="148" w:author="Walsh, Vanessa" w:date="2026-02-18T15:18:00Z" w16du:dateUtc="2026-02-18T20:18:00Z">
            <w:rPr>
              <w:sz w:val="24"/>
              <w:szCs w:val="24"/>
              <w:highlight w:val="yellow"/>
            </w:rPr>
          </w:rPrChange>
        </w:rPr>
        <w:t>years</w:t>
      </w:r>
      <w:proofErr w:type="gramEnd"/>
      <w:r w:rsidRPr="00E05E50">
        <w:rPr>
          <w:i/>
          <w:iCs/>
          <w:sz w:val="24"/>
          <w:szCs w:val="24"/>
          <w:rPrChange w:id="149" w:author="Walsh, Vanessa" w:date="2026-02-18T15:18:00Z" w16du:dateUtc="2026-02-18T20:18:00Z">
            <w:rPr>
              <w:sz w:val="24"/>
              <w:szCs w:val="24"/>
              <w:highlight w:val="yellow"/>
            </w:rPr>
          </w:rPrChange>
        </w:rPr>
        <w:t xml:space="preserve"> organization if you are confused about how to do this.</w:t>
      </w:r>
    </w:p>
    <w:p w14:paraId="08BCD155" w14:textId="77777777" w:rsidR="00E05E50" w:rsidRDefault="00E05E50" w:rsidP="00E05E50">
      <w:pPr>
        <w:pStyle w:val="ListParagraph"/>
        <w:spacing w:after="0"/>
        <w:rPr>
          <w:sz w:val="24"/>
          <w:szCs w:val="24"/>
        </w:rPr>
      </w:pPr>
    </w:p>
    <w:p w14:paraId="7514E82A" w14:textId="4F01879F" w:rsidR="00865BB6" w:rsidRPr="00E05E50" w:rsidRDefault="004D36DA" w:rsidP="00E05E50">
      <w:pPr>
        <w:pStyle w:val="ListParagraph"/>
        <w:numPr>
          <w:ilvl w:val="0"/>
          <w:numId w:val="27"/>
        </w:numPr>
        <w:spacing w:after="0"/>
        <w:rPr>
          <w:sz w:val="24"/>
          <w:szCs w:val="24"/>
          <w:rPrChange w:id="150" w:author="Walsh, Vanessa" w:date="2026-02-18T15:18:00Z" w16du:dateUtc="2026-02-18T20:18:00Z">
            <w:rPr>
              <w:sz w:val="24"/>
              <w:szCs w:val="24"/>
              <w:highlight w:val="yellow"/>
            </w:rPr>
          </w:rPrChange>
        </w:rPr>
      </w:pPr>
      <w:r w:rsidRPr="00E05E50">
        <w:rPr>
          <w:sz w:val="24"/>
          <w:szCs w:val="24"/>
          <w:rPrChange w:id="151" w:author="Walsh, Vanessa" w:date="2026-02-18T15:18:00Z" w16du:dateUtc="2026-02-18T20:18:00Z">
            <w:rPr>
              <w:sz w:val="24"/>
              <w:szCs w:val="24"/>
              <w:highlight w:val="yellow"/>
            </w:rPr>
          </w:rPrChange>
        </w:rPr>
        <w:t>Transcribe the data into the existing Census year data spreadsheet(s) located in the Experiments’ folder.</w:t>
      </w:r>
      <w:r w:rsidR="00865BB6" w:rsidRPr="00E05E50">
        <w:rPr>
          <w:sz w:val="24"/>
          <w:szCs w:val="24"/>
          <w:rPrChange w:id="152" w:author="Walsh, Vanessa" w:date="2026-02-18T15:18:00Z" w16du:dateUtc="2026-02-18T20:18:00Z">
            <w:rPr>
              <w:sz w:val="24"/>
              <w:szCs w:val="24"/>
              <w:highlight w:val="yellow"/>
            </w:rPr>
          </w:rPrChange>
        </w:rPr>
        <w:t xml:space="preserve"> </w:t>
      </w:r>
    </w:p>
    <w:p w14:paraId="6D61E9B3" w14:textId="77777777" w:rsidR="003D5C92" w:rsidRPr="007573FF" w:rsidRDefault="003D5C92" w:rsidP="003D5C92">
      <w:pPr>
        <w:rPr>
          <w:sz w:val="24"/>
          <w:szCs w:val="24"/>
        </w:rPr>
      </w:pPr>
    </w:p>
    <w:p w14:paraId="4992DC17" w14:textId="77777777" w:rsidR="00420081" w:rsidRDefault="00420081">
      <w:pPr>
        <w:rPr>
          <w:ins w:id="153" w:author="Walsh, Vanessa" w:date="2026-02-18T15:42:00Z" w16du:dateUtc="2026-02-18T20:42:00Z"/>
          <w:rFonts w:eastAsiaTheme="majorEastAsia" w:cstheme="majorBidi"/>
          <w:b/>
          <w:color w:val="000000" w:themeColor="text1"/>
          <w:sz w:val="28"/>
          <w:szCs w:val="32"/>
        </w:rPr>
      </w:pPr>
      <w:bookmarkStart w:id="154" w:name="_Compiling_the_Samples"/>
      <w:bookmarkStart w:id="155" w:name="_Consolidating_the_Samples"/>
      <w:bookmarkEnd w:id="154"/>
      <w:bookmarkEnd w:id="155"/>
      <w:ins w:id="156" w:author="Walsh, Vanessa" w:date="2026-02-18T15:42:00Z" w16du:dateUtc="2026-02-18T20:42:00Z">
        <w:r>
          <w:br w:type="page"/>
        </w:r>
      </w:ins>
    </w:p>
    <w:p w14:paraId="770ABF70" w14:textId="7A1D1A9C" w:rsidR="0034634F" w:rsidRPr="0034634F" w:rsidRDefault="003D5C92" w:rsidP="005B4D1B">
      <w:pPr>
        <w:pStyle w:val="Heading1"/>
        <w:spacing w:after="240"/>
      </w:pPr>
      <w:bookmarkStart w:id="157" w:name="_Toc222470317"/>
      <w:r w:rsidRPr="0034634F">
        <w:lastRenderedPageBreak/>
        <w:t>Co</w:t>
      </w:r>
      <w:r w:rsidR="00D7158A">
        <w:t>nsolidating</w:t>
      </w:r>
      <w:r w:rsidRPr="0034634F">
        <w:t xml:space="preserve"> </w:t>
      </w:r>
      <w:r w:rsidR="00CC5AF0">
        <w:t xml:space="preserve">the </w:t>
      </w:r>
      <w:r w:rsidR="0034634F">
        <w:t>S</w:t>
      </w:r>
      <w:r w:rsidRPr="0034634F">
        <w:t>amples</w:t>
      </w:r>
      <w:bookmarkEnd w:id="157"/>
    </w:p>
    <w:p w14:paraId="54B06F4A" w14:textId="71EA2520" w:rsidR="005B4D1B" w:rsidRDefault="0034634F" w:rsidP="005B4D1B">
      <w:pPr>
        <w:rPr>
          <w:bCs/>
          <w:sz w:val="24"/>
        </w:rPr>
      </w:pPr>
      <w:r>
        <w:rPr>
          <w:sz w:val="24"/>
          <w:szCs w:val="24"/>
        </w:rPr>
        <w:t>Once</w:t>
      </w:r>
      <w:r w:rsidR="00CC5AF0">
        <w:rPr>
          <w:sz w:val="24"/>
          <w:szCs w:val="24"/>
        </w:rPr>
        <w:t xml:space="preserve"> the</w:t>
      </w:r>
      <w:r>
        <w:rPr>
          <w:sz w:val="24"/>
          <w:szCs w:val="24"/>
        </w:rPr>
        <w:t xml:space="preserve"> samples have been weighed, they will likely have to be co</w:t>
      </w:r>
      <w:r w:rsidR="00D7158A">
        <w:rPr>
          <w:sz w:val="24"/>
          <w:szCs w:val="24"/>
        </w:rPr>
        <w:t>nsolidated</w:t>
      </w:r>
      <w:r>
        <w:rPr>
          <w:sz w:val="24"/>
          <w:szCs w:val="24"/>
        </w:rPr>
        <w:t xml:space="preserve"> before proceeding to the gri</w:t>
      </w:r>
      <w:r w:rsidR="000D138F">
        <w:rPr>
          <w:sz w:val="24"/>
          <w:szCs w:val="24"/>
        </w:rPr>
        <w:t>n</w:t>
      </w:r>
      <w:r>
        <w:rPr>
          <w:sz w:val="24"/>
          <w:szCs w:val="24"/>
        </w:rPr>
        <w:t>ding stage.</w:t>
      </w:r>
      <w:r w:rsidR="005B4D1B" w:rsidRPr="005B4D1B">
        <w:rPr>
          <w:bCs/>
          <w:sz w:val="24"/>
        </w:rPr>
        <w:t xml:space="preserve"> </w:t>
      </w:r>
      <w:r w:rsidR="005B4D1B">
        <w:rPr>
          <w:bCs/>
          <w:sz w:val="24"/>
        </w:rPr>
        <w:t xml:space="preserve">Consolidating, or compiling, root samples is done in the Field Sample Processing Room, Mathias 1028. Make sure that you sign out a workstation in this room </w:t>
      </w:r>
      <w:r w:rsidR="00D67D66">
        <w:rPr>
          <w:bCs/>
          <w:sz w:val="24"/>
        </w:rPr>
        <w:t>(</w:t>
      </w:r>
      <w:r w:rsidR="005B4D1B">
        <w:rPr>
          <w:bCs/>
          <w:sz w:val="24"/>
        </w:rPr>
        <w:t xml:space="preserve">on </w:t>
      </w:r>
      <w:del w:id="158" w:author="Walsh, Vanessa" w:date="2026-02-19T07:55:00Z" w16du:dateUtc="2026-02-19T12:55:00Z">
        <w:r w:rsidR="005B4D1B" w:rsidDel="00FE096B">
          <w:rPr>
            <w:bCs/>
            <w:sz w:val="24"/>
          </w:rPr>
          <w:delText>Bookkit</w:delText>
        </w:r>
      </w:del>
      <w:ins w:id="159" w:author="Walsh, Vanessa" w:date="2026-02-19T07:55:00Z" w16du:dateUtc="2026-02-19T12:55:00Z">
        <w:r w:rsidR="00FE096B">
          <w:rPr>
            <w:bCs/>
            <w:sz w:val="24"/>
          </w:rPr>
          <w:t>Cluster Market</w:t>
        </w:r>
      </w:ins>
      <w:r w:rsidR="00D67D66">
        <w:rPr>
          <w:bCs/>
          <w:sz w:val="24"/>
        </w:rPr>
        <w:t>)</w:t>
      </w:r>
      <w:r w:rsidR="005B4D1B">
        <w:rPr>
          <w:bCs/>
          <w:sz w:val="24"/>
        </w:rPr>
        <w:t xml:space="preserve"> prior to your expected day(s) of use. </w:t>
      </w:r>
    </w:p>
    <w:p w14:paraId="39B9EA10" w14:textId="77777777" w:rsidR="005B4D1B" w:rsidRPr="005D1EC5" w:rsidRDefault="005B4D1B" w:rsidP="005B4D1B">
      <w:pPr>
        <w:spacing w:after="240"/>
        <w:rPr>
          <w:i/>
          <w:iCs/>
          <w:sz w:val="24"/>
          <w:szCs w:val="24"/>
          <w:rPrChange w:id="160" w:author="Walsh, Vanessa" w:date="2026-02-18T15:19:00Z" w16du:dateUtc="2026-02-18T20:19:00Z">
            <w:rPr>
              <w:sz w:val="24"/>
              <w:szCs w:val="24"/>
            </w:rPr>
          </w:rPrChange>
        </w:rPr>
      </w:pPr>
      <w:r w:rsidRPr="005D1EC5">
        <w:rPr>
          <w:i/>
          <w:iCs/>
          <w:sz w:val="24"/>
          <w:szCs w:val="24"/>
          <w:rPrChange w:id="161" w:author="Walsh, Vanessa" w:date="2026-02-18T15:19:00Z" w16du:dateUtc="2026-02-18T20:19:00Z">
            <w:rPr>
              <w:sz w:val="24"/>
              <w:szCs w:val="24"/>
            </w:rPr>
          </w:rPrChange>
        </w:rPr>
        <w:t xml:space="preserve">Tip: </w:t>
      </w:r>
      <w:r w:rsidR="00CC5AF0" w:rsidRPr="005D1EC5">
        <w:rPr>
          <w:i/>
          <w:iCs/>
          <w:sz w:val="24"/>
          <w:szCs w:val="24"/>
          <w:rPrChange w:id="162" w:author="Walsh, Vanessa" w:date="2026-02-18T15:19:00Z" w16du:dateUtc="2026-02-18T20:19:00Z">
            <w:rPr>
              <w:sz w:val="24"/>
              <w:szCs w:val="24"/>
            </w:rPr>
          </w:rPrChange>
        </w:rPr>
        <w:t>It may be more efficient to integrate th</w:t>
      </w:r>
      <w:r w:rsidRPr="005D1EC5">
        <w:rPr>
          <w:i/>
          <w:iCs/>
          <w:sz w:val="24"/>
          <w:szCs w:val="24"/>
          <w:rPrChange w:id="163" w:author="Walsh, Vanessa" w:date="2026-02-18T15:19:00Z" w16du:dateUtc="2026-02-18T20:19:00Z">
            <w:rPr>
              <w:sz w:val="24"/>
              <w:szCs w:val="24"/>
            </w:rPr>
          </w:rPrChange>
        </w:rPr>
        <w:t>e consolidation</w:t>
      </w:r>
      <w:r w:rsidR="00CC5AF0" w:rsidRPr="005D1EC5">
        <w:rPr>
          <w:i/>
          <w:iCs/>
          <w:sz w:val="24"/>
          <w:szCs w:val="24"/>
          <w:rPrChange w:id="164" w:author="Walsh, Vanessa" w:date="2026-02-18T15:19:00Z" w16du:dateUtc="2026-02-18T20:19:00Z">
            <w:rPr>
              <w:sz w:val="24"/>
              <w:szCs w:val="24"/>
            </w:rPr>
          </w:rPrChange>
        </w:rPr>
        <w:t xml:space="preserve"> process into the weighing process, co</w:t>
      </w:r>
      <w:r w:rsidR="00D7158A" w:rsidRPr="005D1EC5">
        <w:rPr>
          <w:i/>
          <w:iCs/>
          <w:sz w:val="24"/>
          <w:szCs w:val="24"/>
          <w:rPrChange w:id="165" w:author="Walsh, Vanessa" w:date="2026-02-18T15:19:00Z" w16du:dateUtc="2026-02-18T20:19:00Z">
            <w:rPr>
              <w:sz w:val="24"/>
              <w:szCs w:val="24"/>
            </w:rPr>
          </w:rPrChange>
        </w:rPr>
        <w:t>nsolidating</w:t>
      </w:r>
      <w:r w:rsidR="00CC5AF0" w:rsidRPr="005D1EC5">
        <w:rPr>
          <w:i/>
          <w:iCs/>
          <w:sz w:val="24"/>
          <w:szCs w:val="24"/>
          <w:rPrChange w:id="166" w:author="Walsh, Vanessa" w:date="2026-02-18T15:19:00Z" w16du:dateUtc="2026-02-18T20:19:00Z">
            <w:rPr>
              <w:sz w:val="24"/>
              <w:szCs w:val="24"/>
            </w:rPr>
          </w:rPrChange>
        </w:rPr>
        <w:t xml:space="preserve"> the samples by chamber right after they have been weighed.</w:t>
      </w:r>
      <w:r w:rsidR="0034634F" w:rsidRPr="005D1EC5">
        <w:rPr>
          <w:i/>
          <w:iCs/>
          <w:sz w:val="24"/>
          <w:szCs w:val="24"/>
          <w:rPrChange w:id="167" w:author="Walsh, Vanessa" w:date="2026-02-18T15:19:00Z" w16du:dateUtc="2026-02-18T20:19:00Z">
            <w:rPr>
              <w:sz w:val="24"/>
              <w:szCs w:val="24"/>
            </w:rPr>
          </w:rPrChange>
        </w:rPr>
        <w:t xml:space="preserve"> </w:t>
      </w:r>
    </w:p>
    <w:p w14:paraId="712A3262" w14:textId="5B64811C" w:rsidR="0034634F" w:rsidRPr="005B4D1B" w:rsidRDefault="00CC5AF0" w:rsidP="005B4D1B">
      <w:pPr>
        <w:spacing w:after="240"/>
        <w:rPr>
          <w:sz w:val="24"/>
          <w:szCs w:val="24"/>
        </w:rPr>
      </w:pPr>
      <w:r w:rsidRPr="005B4D1B">
        <w:rPr>
          <w:sz w:val="24"/>
          <w:szCs w:val="24"/>
        </w:rPr>
        <w:t>Be mindful that t</w:t>
      </w:r>
      <w:r w:rsidR="0034634F" w:rsidRPr="005B4D1B">
        <w:rPr>
          <w:sz w:val="24"/>
          <w:szCs w:val="24"/>
        </w:rPr>
        <w:t>he way in which the samples are co</w:t>
      </w:r>
      <w:r w:rsidR="00D7158A" w:rsidRPr="005B4D1B">
        <w:rPr>
          <w:sz w:val="24"/>
          <w:szCs w:val="24"/>
        </w:rPr>
        <w:t>nsolidated</w:t>
      </w:r>
      <w:r w:rsidR="0034634F" w:rsidRPr="005B4D1B">
        <w:rPr>
          <w:sz w:val="24"/>
          <w:szCs w:val="24"/>
        </w:rPr>
        <w:t xml:space="preserve"> </w:t>
      </w:r>
      <w:r w:rsidRPr="005B4D1B">
        <w:rPr>
          <w:sz w:val="24"/>
          <w:szCs w:val="24"/>
        </w:rPr>
        <w:t>is different for each experiment as</w:t>
      </w:r>
      <w:r w:rsidR="00B0215F" w:rsidRPr="005B4D1B">
        <w:rPr>
          <w:sz w:val="24"/>
          <w:szCs w:val="24"/>
        </w:rPr>
        <w:t xml:space="preserve"> such</w:t>
      </w:r>
      <w:r w:rsidRPr="005B4D1B">
        <w:rPr>
          <w:sz w:val="24"/>
          <w:szCs w:val="24"/>
        </w:rPr>
        <w:t>:</w:t>
      </w:r>
    </w:p>
    <w:p w14:paraId="4C8B93AA" w14:textId="4F1F3C5A" w:rsidR="00D65139" w:rsidDel="005D1EC5" w:rsidRDefault="00D65139" w:rsidP="003D5C92">
      <w:pPr>
        <w:rPr>
          <w:del w:id="168" w:author="Walsh, Vanessa" w:date="2026-02-18T15:19:00Z" w16du:dateUtc="2026-02-18T20:19:00Z"/>
          <w:b/>
          <w:bCs/>
          <w:sz w:val="24"/>
          <w:szCs w:val="24"/>
        </w:rPr>
      </w:pPr>
      <w:r w:rsidRPr="00D65139">
        <w:rPr>
          <w:b/>
          <w:bCs/>
          <w:sz w:val="24"/>
          <w:szCs w:val="24"/>
        </w:rPr>
        <w:t>1M</w:t>
      </w:r>
    </w:p>
    <w:p w14:paraId="7C5B2C0C" w14:textId="50BDBCB3" w:rsidR="00D65139" w:rsidRDefault="00D7158A" w:rsidP="003D5C92">
      <w:pPr>
        <w:rPr>
          <w:ins w:id="169" w:author="Walsh, Vanessa" w:date="2026-02-18T15:20:00Z" w16du:dateUtc="2026-02-18T20:20:00Z"/>
          <w:sz w:val="24"/>
          <w:szCs w:val="24"/>
        </w:rPr>
      </w:pPr>
      <w:r>
        <w:rPr>
          <w:sz w:val="24"/>
          <w:szCs w:val="24"/>
        </w:rPr>
        <w:t>Samples are consolidated by root type per chamber. For example, in Chamber Sp1E, the Fine Roots from all three root cores</w:t>
      </w:r>
      <w:r w:rsidR="00364845">
        <w:rPr>
          <w:sz w:val="24"/>
          <w:szCs w:val="24"/>
        </w:rPr>
        <w:t xml:space="preserve"> from Chamber Sp1E</w:t>
      </w:r>
      <w:r>
        <w:rPr>
          <w:sz w:val="24"/>
          <w:szCs w:val="24"/>
        </w:rPr>
        <w:t xml:space="preserve"> can be combined into one envelope.</w:t>
      </w:r>
    </w:p>
    <w:p w14:paraId="0C6C3F5F" w14:textId="77777777" w:rsidR="005D1EC5" w:rsidRPr="00D7158A" w:rsidRDefault="005D1EC5" w:rsidP="003D5C92">
      <w:pPr>
        <w:rPr>
          <w:sz w:val="24"/>
          <w:szCs w:val="24"/>
        </w:rPr>
      </w:pPr>
    </w:p>
    <w:p w14:paraId="5DEA4025" w14:textId="50B5C304" w:rsidR="00D65139" w:rsidRDefault="00D65139" w:rsidP="003D5C92">
      <w:pPr>
        <w:rPr>
          <w:b/>
          <w:bCs/>
          <w:sz w:val="24"/>
          <w:szCs w:val="24"/>
        </w:rPr>
      </w:pPr>
      <w:r>
        <w:rPr>
          <w:b/>
          <w:bCs/>
          <w:sz w:val="24"/>
          <w:szCs w:val="24"/>
        </w:rPr>
        <w:t>2M</w:t>
      </w:r>
    </w:p>
    <w:p w14:paraId="680757A1" w14:textId="3704E55B" w:rsidR="00D65139" w:rsidRDefault="00D7158A" w:rsidP="003D5C92">
      <w:pPr>
        <w:rPr>
          <w:ins w:id="170" w:author="Walsh, Vanessa" w:date="2026-02-18T15:20:00Z" w16du:dateUtc="2026-02-18T20:20:00Z"/>
          <w:sz w:val="24"/>
          <w:szCs w:val="24"/>
        </w:rPr>
      </w:pPr>
      <w:r>
        <w:rPr>
          <w:sz w:val="24"/>
          <w:szCs w:val="24"/>
        </w:rPr>
        <w:t xml:space="preserve">Samples are consolidated by root type per chamber. For example, in Chamber 2, C3 Rhizomes from all three </w:t>
      </w:r>
      <w:r w:rsidR="00364845">
        <w:rPr>
          <w:sz w:val="24"/>
          <w:szCs w:val="24"/>
        </w:rPr>
        <w:t xml:space="preserve">Chamber 2 </w:t>
      </w:r>
      <w:r>
        <w:rPr>
          <w:sz w:val="24"/>
          <w:szCs w:val="24"/>
        </w:rPr>
        <w:t>root cores can be combined into one envelope.</w:t>
      </w:r>
    </w:p>
    <w:p w14:paraId="2E25029F" w14:textId="77777777" w:rsidR="005D1EC5" w:rsidRPr="00D7158A" w:rsidRDefault="005D1EC5" w:rsidP="003D5C92">
      <w:pPr>
        <w:rPr>
          <w:sz w:val="24"/>
          <w:szCs w:val="24"/>
        </w:rPr>
      </w:pPr>
    </w:p>
    <w:p w14:paraId="6E420B6C" w14:textId="341F3CE9" w:rsidR="00D65139" w:rsidRDefault="00D65139" w:rsidP="003D5C92">
      <w:pPr>
        <w:rPr>
          <w:b/>
          <w:bCs/>
          <w:sz w:val="24"/>
          <w:szCs w:val="24"/>
        </w:rPr>
      </w:pPr>
      <w:r>
        <w:rPr>
          <w:b/>
          <w:bCs/>
          <w:sz w:val="24"/>
          <w:szCs w:val="24"/>
        </w:rPr>
        <w:t>PHRAG</w:t>
      </w:r>
    </w:p>
    <w:p w14:paraId="2D707AAE" w14:textId="46B2945B" w:rsidR="00D65139" w:rsidRDefault="00D7158A" w:rsidP="003D5C92">
      <w:pPr>
        <w:rPr>
          <w:ins w:id="171" w:author="Walsh, Vanessa" w:date="2026-02-18T15:20:00Z" w16du:dateUtc="2026-02-18T20:20:00Z"/>
          <w:i/>
          <w:iCs/>
          <w:sz w:val="24"/>
          <w:szCs w:val="24"/>
        </w:rPr>
      </w:pPr>
      <w:r>
        <w:rPr>
          <w:sz w:val="24"/>
          <w:szCs w:val="24"/>
        </w:rPr>
        <w:t xml:space="preserve">For each chamber, consolidate </w:t>
      </w:r>
      <w:r w:rsidR="000B3CEB">
        <w:rPr>
          <w:sz w:val="24"/>
          <w:szCs w:val="24"/>
        </w:rPr>
        <w:t>cores</w:t>
      </w:r>
      <w:r>
        <w:rPr>
          <w:sz w:val="24"/>
          <w:szCs w:val="24"/>
        </w:rPr>
        <w:t xml:space="preserve"> 1-3 </w:t>
      </w:r>
      <w:r w:rsidR="00364845">
        <w:rPr>
          <w:sz w:val="24"/>
          <w:szCs w:val="24"/>
        </w:rPr>
        <w:t>and</w:t>
      </w:r>
      <w:r w:rsidR="000B3CEB">
        <w:rPr>
          <w:sz w:val="24"/>
          <w:szCs w:val="24"/>
        </w:rPr>
        <w:t xml:space="preserve"> cores</w:t>
      </w:r>
      <w:r>
        <w:rPr>
          <w:sz w:val="24"/>
          <w:szCs w:val="24"/>
        </w:rPr>
        <w:t xml:space="preserve"> 4-6 by root type. This is </w:t>
      </w:r>
      <w:r w:rsidR="000B3CEB">
        <w:rPr>
          <w:sz w:val="24"/>
          <w:szCs w:val="24"/>
        </w:rPr>
        <w:t xml:space="preserve">to accommodate the interest in the native vs. </w:t>
      </w:r>
      <w:proofErr w:type="spellStart"/>
      <w:r w:rsidR="00B54FBD">
        <w:rPr>
          <w:sz w:val="24"/>
          <w:szCs w:val="24"/>
        </w:rPr>
        <w:t>P</w:t>
      </w:r>
      <w:r w:rsidR="000B3CEB">
        <w:rPr>
          <w:sz w:val="24"/>
          <w:szCs w:val="24"/>
        </w:rPr>
        <w:t>hrag</w:t>
      </w:r>
      <w:proofErr w:type="spellEnd"/>
      <w:r w:rsidR="000B3CEB">
        <w:rPr>
          <w:sz w:val="24"/>
          <w:szCs w:val="24"/>
        </w:rPr>
        <w:t xml:space="preserve"> portions of the chamber. For example, </w:t>
      </w:r>
      <w:r w:rsidR="00364845">
        <w:rPr>
          <w:sz w:val="24"/>
          <w:szCs w:val="24"/>
        </w:rPr>
        <w:t xml:space="preserve">in Chamber 1, </w:t>
      </w:r>
      <w:r w:rsidR="000B3CEB">
        <w:rPr>
          <w:sz w:val="24"/>
          <w:szCs w:val="24"/>
        </w:rPr>
        <w:t xml:space="preserve">the Fine Roots from cores 1-3 are consolidated into one envelope while the Fine Roots from cores 4-6 will be consolidated into a second envelope. </w:t>
      </w:r>
      <w:r w:rsidR="000B3CEB" w:rsidRPr="000B3CEB">
        <w:rPr>
          <w:i/>
          <w:iCs/>
          <w:sz w:val="24"/>
          <w:szCs w:val="24"/>
        </w:rPr>
        <w:t>Make sure to label these envelopes correctly.</w:t>
      </w:r>
    </w:p>
    <w:p w14:paraId="3F244BD9" w14:textId="77777777" w:rsidR="005D1EC5" w:rsidRPr="00D7158A" w:rsidRDefault="005D1EC5" w:rsidP="003D5C92">
      <w:pPr>
        <w:rPr>
          <w:sz w:val="24"/>
          <w:szCs w:val="24"/>
        </w:rPr>
      </w:pPr>
    </w:p>
    <w:p w14:paraId="5B5B6165" w14:textId="32DD5C49" w:rsidR="003D5C92" w:rsidRPr="00CC5AF0" w:rsidRDefault="003D5C92" w:rsidP="003D5C92">
      <w:pPr>
        <w:rPr>
          <w:b/>
          <w:bCs/>
          <w:sz w:val="24"/>
          <w:szCs w:val="24"/>
        </w:rPr>
      </w:pPr>
      <w:r w:rsidRPr="00CC5AF0">
        <w:rPr>
          <w:b/>
          <w:bCs/>
          <w:sz w:val="24"/>
          <w:szCs w:val="24"/>
        </w:rPr>
        <w:t xml:space="preserve">SMARTX </w:t>
      </w:r>
    </w:p>
    <w:p w14:paraId="5BB44A3D" w14:textId="6881631C" w:rsidR="003D5C92" w:rsidRPr="007573FF" w:rsidRDefault="003D5C92" w:rsidP="003D5C92">
      <w:pPr>
        <w:rPr>
          <w:sz w:val="24"/>
          <w:szCs w:val="24"/>
        </w:rPr>
      </w:pPr>
      <w:r w:rsidRPr="007573FF">
        <w:rPr>
          <w:sz w:val="24"/>
          <w:szCs w:val="24"/>
        </w:rPr>
        <w:t>Weigh each coin envelope INDIVIDUAL</w:t>
      </w:r>
      <w:ins w:id="172" w:author="Fisher, Jillian, J" w:date="2026-03-20T15:17:00Z" w16du:dateUtc="2026-03-20T19:17:00Z">
        <w:r w:rsidR="0035776F">
          <w:rPr>
            <w:sz w:val="24"/>
            <w:szCs w:val="24"/>
          </w:rPr>
          <w:t>L</w:t>
        </w:r>
      </w:ins>
      <w:r w:rsidRPr="007573FF">
        <w:rPr>
          <w:sz w:val="24"/>
          <w:szCs w:val="24"/>
        </w:rPr>
        <w:t>Y first. Once weighed</w:t>
      </w:r>
      <w:r w:rsidR="007573FF" w:rsidRPr="007573FF">
        <w:rPr>
          <w:sz w:val="24"/>
          <w:szCs w:val="24"/>
        </w:rPr>
        <w:t>,</w:t>
      </w:r>
      <w:r w:rsidRPr="007573FF">
        <w:rPr>
          <w:sz w:val="24"/>
          <w:szCs w:val="24"/>
        </w:rPr>
        <w:t xml:space="preserve"> co</w:t>
      </w:r>
      <w:r w:rsidR="00D7158A">
        <w:rPr>
          <w:sz w:val="24"/>
          <w:szCs w:val="24"/>
        </w:rPr>
        <w:t>nsolidate</w:t>
      </w:r>
      <w:r w:rsidR="00A23F3B">
        <w:rPr>
          <w:sz w:val="24"/>
          <w:szCs w:val="24"/>
        </w:rPr>
        <w:t>/compile</w:t>
      </w:r>
      <w:r w:rsidRPr="007573FF">
        <w:rPr>
          <w:sz w:val="24"/>
          <w:szCs w:val="24"/>
        </w:rPr>
        <w:t xml:space="preserve"> appropriately</w:t>
      </w:r>
      <w:r w:rsidR="007573FF" w:rsidRPr="007573FF">
        <w:rPr>
          <w:sz w:val="24"/>
          <w:szCs w:val="24"/>
        </w:rPr>
        <w:t xml:space="preserve"> and</w:t>
      </w:r>
      <w:r w:rsidRPr="007573FF">
        <w:rPr>
          <w:sz w:val="24"/>
          <w:szCs w:val="24"/>
        </w:rPr>
        <w:t xml:space="preserve"> ALWAYS within the same pl</w:t>
      </w:r>
      <w:r w:rsidR="007573FF" w:rsidRPr="007573FF">
        <w:rPr>
          <w:sz w:val="24"/>
          <w:szCs w:val="24"/>
        </w:rPr>
        <w:t>ot</w:t>
      </w:r>
      <w:r w:rsidR="003B003E">
        <w:rPr>
          <w:sz w:val="24"/>
          <w:szCs w:val="24"/>
        </w:rPr>
        <w:t>. It is up to the individual to do this after weighing or prior to grinding</w:t>
      </w:r>
      <w:ins w:id="173" w:author="Fisher, Jillian, J" w:date="2026-02-20T10:00:00Z" w16du:dateUtc="2026-02-20T15:00:00Z">
        <w:r w:rsidR="003625CB">
          <w:rPr>
            <w:sz w:val="24"/>
            <w:szCs w:val="24"/>
          </w:rPr>
          <w:t>.</w:t>
        </w:r>
      </w:ins>
      <w:del w:id="174" w:author="Fisher, Jillian, J" w:date="2026-02-20T10:00:00Z" w16du:dateUtc="2026-02-20T15:00:00Z">
        <w:r w:rsidR="003B003E" w:rsidDel="003625CB">
          <w:rPr>
            <w:sz w:val="24"/>
            <w:szCs w:val="24"/>
          </w:rPr>
          <w:delText xml:space="preserve"> (Satya prefers to lay all samples out on countertop and compile prior to grinding so samples don’t need to stay in order in the drying oven).</w:delText>
        </w:r>
      </w:del>
    </w:p>
    <w:p w14:paraId="5FE67C51" w14:textId="7AD5202B" w:rsidR="003B003E" w:rsidRPr="003B003E" w:rsidRDefault="003B003E" w:rsidP="003B003E">
      <w:pPr>
        <w:pStyle w:val="ListParagraph"/>
        <w:numPr>
          <w:ilvl w:val="0"/>
          <w:numId w:val="14"/>
        </w:numPr>
        <w:rPr>
          <w:bCs/>
          <w:sz w:val="24"/>
          <w:szCs w:val="24"/>
        </w:rPr>
      </w:pPr>
      <w:r w:rsidRPr="003B003E">
        <w:rPr>
          <w:bCs/>
          <w:sz w:val="24"/>
          <w:szCs w:val="24"/>
        </w:rPr>
        <w:t xml:space="preserve">Compile </w:t>
      </w:r>
      <w:r>
        <w:rPr>
          <w:bCs/>
          <w:sz w:val="24"/>
          <w:szCs w:val="24"/>
        </w:rPr>
        <w:t>Top and Bottom sections of each core together. We do not differentiate after weighing.</w:t>
      </w:r>
    </w:p>
    <w:p w14:paraId="00F1ED7B" w14:textId="30F3DCE1" w:rsidR="00EA4414" w:rsidRDefault="003D5C92" w:rsidP="0066463C">
      <w:pPr>
        <w:pStyle w:val="ListParagraph"/>
        <w:numPr>
          <w:ilvl w:val="0"/>
          <w:numId w:val="14"/>
        </w:numPr>
        <w:rPr>
          <w:sz w:val="24"/>
          <w:szCs w:val="24"/>
        </w:rPr>
      </w:pPr>
      <w:r w:rsidRPr="007573FF">
        <w:rPr>
          <w:sz w:val="24"/>
          <w:szCs w:val="24"/>
        </w:rPr>
        <w:t>Compile fine roots of cores 4 and 6 together, C3</w:t>
      </w:r>
      <w:r w:rsidR="003B003E">
        <w:rPr>
          <w:sz w:val="24"/>
          <w:szCs w:val="24"/>
        </w:rPr>
        <w:t xml:space="preserve"> Rhizomes</w:t>
      </w:r>
      <w:r w:rsidRPr="007573FF">
        <w:rPr>
          <w:sz w:val="24"/>
          <w:szCs w:val="24"/>
        </w:rPr>
        <w:t xml:space="preserve"> of cores 4 and 6 together</w:t>
      </w:r>
      <w:r w:rsidR="00CC5AF0">
        <w:rPr>
          <w:sz w:val="24"/>
          <w:szCs w:val="24"/>
        </w:rPr>
        <w:t>,</w:t>
      </w:r>
      <w:r w:rsidRPr="007573FF">
        <w:rPr>
          <w:sz w:val="24"/>
          <w:szCs w:val="24"/>
        </w:rPr>
        <w:t xml:space="preserve"> and C4 </w:t>
      </w:r>
      <w:r w:rsidR="003B003E">
        <w:rPr>
          <w:sz w:val="24"/>
          <w:szCs w:val="24"/>
        </w:rPr>
        <w:t xml:space="preserve">Rhizomes </w:t>
      </w:r>
      <w:r w:rsidRPr="007573FF">
        <w:rPr>
          <w:sz w:val="24"/>
          <w:szCs w:val="24"/>
        </w:rPr>
        <w:t xml:space="preserve">of cores 4 and 6 together. Do NOT compile core 8 with 4 and 6 (core 8 was enriched with nitrogen therefore it will be analyzed separately for C and N data).    </w:t>
      </w:r>
    </w:p>
    <w:p w14:paraId="756AA053" w14:textId="77777777" w:rsidR="005D1EC5" w:rsidDel="00420081" w:rsidRDefault="005D1EC5" w:rsidP="00EA4414">
      <w:pPr>
        <w:rPr>
          <w:del w:id="175" w:author="Walsh, Vanessa" w:date="2026-02-18T15:42:00Z" w16du:dateUtc="2026-02-18T20:42:00Z"/>
          <w:sz w:val="24"/>
          <w:szCs w:val="24"/>
        </w:rPr>
      </w:pPr>
    </w:p>
    <w:p w14:paraId="306197DA" w14:textId="77777777" w:rsidR="00DB403E" w:rsidRDefault="00DB403E">
      <w:pPr>
        <w:rPr>
          <w:ins w:id="176" w:author="Walsh, Vanessa" w:date="2026-02-18T15:24:00Z" w16du:dateUtc="2026-02-18T20:24:00Z"/>
          <w:b/>
          <w:bCs/>
          <w:sz w:val="28"/>
          <w:szCs w:val="28"/>
        </w:rPr>
      </w:pPr>
      <w:ins w:id="177" w:author="Walsh, Vanessa" w:date="2026-02-18T15:24:00Z" w16du:dateUtc="2026-02-18T20:24:00Z">
        <w:r>
          <w:rPr>
            <w:b/>
            <w:bCs/>
            <w:sz w:val="28"/>
            <w:szCs w:val="28"/>
          </w:rPr>
          <w:br w:type="page"/>
        </w:r>
      </w:ins>
    </w:p>
    <w:p w14:paraId="764856E0" w14:textId="659F6E91" w:rsidR="00EA4414" w:rsidRDefault="00EA4414" w:rsidP="00BC752D">
      <w:pPr>
        <w:pStyle w:val="Heading1"/>
      </w:pPr>
      <w:bookmarkStart w:id="178" w:name="_Toc222470318"/>
      <w:r w:rsidRPr="00EA4414">
        <w:lastRenderedPageBreak/>
        <w:t>Labeling Scintillation Vials</w:t>
      </w:r>
      <w:bookmarkEnd w:id="178"/>
    </w:p>
    <w:p w14:paraId="3B28E389" w14:textId="2EDF3DA1" w:rsidR="00EA4414" w:rsidRDefault="00EA4414" w:rsidP="005B4D1B">
      <w:pPr>
        <w:rPr>
          <w:sz w:val="24"/>
          <w:szCs w:val="24"/>
        </w:rPr>
      </w:pPr>
      <w:r>
        <w:rPr>
          <w:sz w:val="24"/>
          <w:szCs w:val="24"/>
        </w:rPr>
        <w:t>Prior to grinding ingrowth root samples, scintillation vials must be labeled and organized.</w:t>
      </w:r>
      <w:r w:rsidR="002E4974">
        <w:rPr>
          <w:sz w:val="24"/>
          <w:szCs w:val="24"/>
        </w:rPr>
        <w:t xml:space="preserve"> It is in these vials that the ground</w:t>
      </w:r>
      <w:ins w:id="179" w:author="Walsh, Vanessa" w:date="2026-02-18T15:20:00Z" w16du:dateUtc="2026-02-18T20:20:00Z">
        <w:r w:rsidR="00DB403E">
          <w:rPr>
            <w:sz w:val="24"/>
            <w:szCs w:val="24"/>
          </w:rPr>
          <w:t xml:space="preserve"> or small</w:t>
        </w:r>
      </w:ins>
      <w:r w:rsidR="002E4974">
        <w:rPr>
          <w:sz w:val="24"/>
          <w:szCs w:val="24"/>
        </w:rPr>
        <w:t xml:space="preserve"> samples will be put.</w:t>
      </w:r>
      <w:r w:rsidR="005B4D1B">
        <w:rPr>
          <w:sz w:val="24"/>
          <w:szCs w:val="24"/>
        </w:rPr>
        <w:t xml:space="preserve"> This is a task that can be done in your office space and does not require the reservation of a shared workspace.</w:t>
      </w:r>
      <w:r w:rsidR="00562E67">
        <w:rPr>
          <w:sz w:val="24"/>
          <w:szCs w:val="24"/>
        </w:rPr>
        <w:t xml:space="preserve"> (This process will take one person the better part of a day.)</w:t>
      </w:r>
    </w:p>
    <w:p w14:paraId="571203C7" w14:textId="77777777" w:rsidR="00DB403E" w:rsidRDefault="00DB403E" w:rsidP="00EA4414">
      <w:pPr>
        <w:ind w:firstLine="720"/>
        <w:rPr>
          <w:ins w:id="180" w:author="Walsh, Vanessa" w:date="2026-02-18T15:26:00Z" w16du:dateUtc="2026-02-18T20:26:00Z"/>
          <w:b/>
          <w:sz w:val="24"/>
          <w:szCs w:val="24"/>
        </w:rPr>
      </w:pPr>
    </w:p>
    <w:p w14:paraId="3C5FA625" w14:textId="434206F7" w:rsidR="00EA4414" w:rsidRPr="000D3002" w:rsidRDefault="00EA4414" w:rsidP="00EA4414">
      <w:pPr>
        <w:ind w:firstLine="720"/>
        <w:rPr>
          <w:sz w:val="24"/>
          <w:szCs w:val="24"/>
        </w:rPr>
      </w:pPr>
      <w:r>
        <w:rPr>
          <w:b/>
          <w:sz w:val="24"/>
          <w:szCs w:val="24"/>
        </w:rPr>
        <w:t>Materials</w:t>
      </w:r>
      <w:r w:rsidRPr="000D3002">
        <w:rPr>
          <w:b/>
          <w:sz w:val="24"/>
          <w:szCs w:val="24"/>
        </w:rPr>
        <w:t>:</w:t>
      </w:r>
      <w:r>
        <w:rPr>
          <w:b/>
          <w:sz w:val="24"/>
          <w:szCs w:val="24"/>
        </w:rPr>
        <w:t xml:space="preserve"> </w:t>
      </w:r>
    </w:p>
    <w:p w14:paraId="6D002A1B" w14:textId="77777777" w:rsidR="00EA4414" w:rsidRPr="00BE5BFB" w:rsidRDefault="00EA4414" w:rsidP="00EA4414">
      <w:pPr>
        <w:pStyle w:val="ListParagraph"/>
        <w:numPr>
          <w:ilvl w:val="0"/>
          <w:numId w:val="3"/>
        </w:numPr>
        <w:rPr>
          <w:b/>
          <w:sz w:val="24"/>
          <w:szCs w:val="24"/>
        </w:rPr>
      </w:pPr>
      <w:r>
        <w:rPr>
          <w:sz w:val="24"/>
          <w:szCs w:val="24"/>
        </w:rPr>
        <w:t>Sorting Checklists</w:t>
      </w:r>
    </w:p>
    <w:p w14:paraId="3A5C398E" w14:textId="77777777" w:rsidR="00EA4414" w:rsidRPr="00BE5BFB" w:rsidRDefault="00EA4414" w:rsidP="00EA4414">
      <w:pPr>
        <w:pStyle w:val="ListParagraph"/>
        <w:numPr>
          <w:ilvl w:val="0"/>
          <w:numId w:val="3"/>
        </w:numPr>
        <w:rPr>
          <w:b/>
          <w:sz w:val="24"/>
          <w:szCs w:val="24"/>
        </w:rPr>
      </w:pPr>
      <w:r w:rsidRPr="00BE5BFB">
        <w:rPr>
          <w:sz w:val="24"/>
          <w:szCs w:val="24"/>
        </w:rPr>
        <w:t>Pencil</w:t>
      </w:r>
    </w:p>
    <w:p w14:paraId="7811D7D1" w14:textId="6C7DEB57" w:rsidR="00EA4414" w:rsidRPr="001F389C" w:rsidRDefault="00EA4414" w:rsidP="00EA4414">
      <w:pPr>
        <w:pStyle w:val="ListParagraph"/>
        <w:numPr>
          <w:ilvl w:val="0"/>
          <w:numId w:val="3"/>
        </w:numPr>
        <w:rPr>
          <w:b/>
          <w:sz w:val="24"/>
          <w:szCs w:val="24"/>
        </w:rPr>
      </w:pPr>
      <w:r>
        <w:rPr>
          <w:sz w:val="24"/>
          <w:szCs w:val="24"/>
        </w:rPr>
        <w:t>20 mL Scintillation vials</w:t>
      </w:r>
    </w:p>
    <w:p w14:paraId="5F91663C" w14:textId="7BBECD3C" w:rsidR="00EA4414" w:rsidRPr="00844794" w:rsidRDefault="00EA4414" w:rsidP="00EA4414">
      <w:pPr>
        <w:pStyle w:val="ListParagraph"/>
        <w:numPr>
          <w:ilvl w:val="0"/>
          <w:numId w:val="3"/>
        </w:numPr>
        <w:rPr>
          <w:b/>
          <w:sz w:val="24"/>
          <w:szCs w:val="24"/>
        </w:rPr>
      </w:pPr>
      <w:r>
        <w:rPr>
          <w:sz w:val="24"/>
          <w:szCs w:val="24"/>
        </w:rPr>
        <w:t>Waterproof address labels</w:t>
      </w:r>
    </w:p>
    <w:p w14:paraId="61D46371" w14:textId="143F1194" w:rsidR="00844794" w:rsidRDefault="00844794" w:rsidP="00844794">
      <w:pPr>
        <w:pStyle w:val="ListParagraph"/>
        <w:numPr>
          <w:ilvl w:val="0"/>
          <w:numId w:val="3"/>
        </w:numPr>
        <w:rPr>
          <w:sz w:val="24"/>
          <w:szCs w:val="24"/>
        </w:rPr>
      </w:pPr>
      <w:r w:rsidRPr="00EA4414">
        <w:rPr>
          <w:sz w:val="24"/>
          <w:szCs w:val="24"/>
        </w:rPr>
        <w:t>Thin-tipped Sharpie</w:t>
      </w:r>
    </w:p>
    <w:p w14:paraId="2F9C7AEE" w14:textId="372EE2DD" w:rsidR="00D30860" w:rsidRPr="00D30860" w:rsidRDefault="005B4D1B" w:rsidP="00D20A60">
      <w:pPr>
        <w:pStyle w:val="ListParagraph"/>
        <w:numPr>
          <w:ilvl w:val="0"/>
          <w:numId w:val="3"/>
        </w:numPr>
        <w:rPr>
          <w:bCs/>
        </w:rPr>
      </w:pPr>
      <w:r>
        <w:rPr>
          <w:sz w:val="24"/>
          <w:szCs w:val="24"/>
        </w:rPr>
        <w:t>Color printer</w:t>
      </w:r>
    </w:p>
    <w:p w14:paraId="4F838ECD" w14:textId="77777777" w:rsidR="00DB403E" w:rsidRDefault="00DB403E" w:rsidP="00A21E2A">
      <w:pPr>
        <w:rPr>
          <w:ins w:id="181" w:author="Walsh, Vanessa" w:date="2026-02-18T15:26:00Z" w16du:dateUtc="2026-02-18T20:26:00Z"/>
          <w:b/>
          <w:bCs/>
          <w:sz w:val="24"/>
          <w:szCs w:val="24"/>
        </w:rPr>
      </w:pPr>
    </w:p>
    <w:p w14:paraId="0BBC7D6C" w14:textId="77777777" w:rsidR="00DB403E" w:rsidRDefault="00DB403E" w:rsidP="00A21E2A">
      <w:pPr>
        <w:rPr>
          <w:ins w:id="182" w:author="Walsh, Vanessa" w:date="2026-02-18T15:26:00Z" w16du:dateUtc="2026-02-18T20:26:00Z"/>
          <w:b/>
          <w:bCs/>
          <w:sz w:val="24"/>
          <w:szCs w:val="24"/>
        </w:rPr>
      </w:pPr>
    </w:p>
    <w:p w14:paraId="093A197B" w14:textId="5B028BDD" w:rsidR="002E4974" w:rsidRPr="002E4974" w:rsidRDefault="002E4974" w:rsidP="00A21E2A">
      <w:pPr>
        <w:rPr>
          <w:b/>
          <w:bCs/>
          <w:sz w:val="24"/>
          <w:szCs w:val="24"/>
        </w:rPr>
      </w:pPr>
      <w:r>
        <w:rPr>
          <w:b/>
          <w:bCs/>
          <w:sz w:val="24"/>
          <w:szCs w:val="24"/>
        </w:rPr>
        <w:t>Labeling Protocol</w:t>
      </w:r>
    </w:p>
    <w:p w14:paraId="3A697D7F" w14:textId="1CC1FA73" w:rsidR="00A21E2A" w:rsidRDefault="00A21E2A" w:rsidP="00DB403E">
      <w:pPr>
        <w:pStyle w:val="ListParagraph"/>
        <w:numPr>
          <w:ilvl w:val="0"/>
          <w:numId w:val="31"/>
        </w:numPr>
        <w:spacing w:before="240" w:line="276" w:lineRule="auto"/>
        <w:rPr>
          <w:sz w:val="24"/>
          <w:szCs w:val="24"/>
        </w:rPr>
      </w:pPr>
      <w:r w:rsidRPr="00844794">
        <w:rPr>
          <w:sz w:val="24"/>
          <w:szCs w:val="24"/>
        </w:rPr>
        <w:t xml:space="preserve">Start by opening </w:t>
      </w:r>
      <w:r w:rsidR="009E282B">
        <w:rPr>
          <w:sz w:val="24"/>
          <w:szCs w:val="24"/>
        </w:rPr>
        <w:t xml:space="preserve">the </w:t>
      </w:r>
      <w:r w:rsidRPr="00844794">
        <w:rPr>
          <w:sz w:val="24"/>
          <w:szCs w:val="24"/>
        </w:rPr>
        <w:t>vial labelling document</w:t>
      </w:r>
      <w:r w:rsidR="009E282B">
        <w:rPr>
          <w:sz w:val="24"/>
          <w:szCs w:val="24"/>
        </w:rPr>
        <w:t>(s)</w:t>
      </w:r>
      <w:r w:rsidRPr="00844794">
        <w:rPr>
          <w:sz w:val="24"/>
          <w:szCs w:val="24"/>
        </w:rPr>
        <w:t xml:space="preserve"> and printing</w:t>
      </w:r>
      <w:r w:rsidR="009E282B">
        <w:rPr>
          <w:sz w:val="24"/>
          <w:szCs w:val="24"/>
        </w:rPr>
        <w:t xml:space="preserve"> those</w:t>
      </w:r>
      <w:r w:rsidRPr="00844794">
        <w:rPr>
          <w:sz w:val="24"/>
          <w:szCs w:val="24"/>
        </w:rPr>
        <w:t xml:space="preserve"> labels</w:t>
      </w:r>
      <w:r w:rsidR="00D47048">
        <w:rPr>
          <w:sz w:val="24"/>
          <w:szCs w:val="24"/>
        </w:rPr>
        <w:t xml:space="preserve"> (on a color printer)</w:t>
      </w:r>
      <w:r w:rsidRPr="00844794">
        <w:rPr>
          <w:sz w:val="24"/>
          <w:szCs w:val="24"/>
        </w:rPr>
        <w:t xml:space="preserve"> on weatherproof address label</w:t>
      </w:r>
      <w:r w:rsidR="003D70D6">
        <w:rPr>
          <w:sz w:val="24"/>
          <w:szCs w:val="24"/>
        </w:rPr>
        <w:t xml:space="preserve"> </w:t>
      </w:r>
      <w:r w:rsidR="00844794">
        <w:rPr>
          <w:sz w:val="24"/>
          <w:szCs w:val="24"/>
        </w:rPr>
        <w:t>sheets.</w:t>
      </w:r>
      <w:r w:rsidRPr="00844794">
        <w:rPr>
          <w:sz w:val="24"/>
          <w:szCs w:val="24"/>
        </w:rPr>
        <w:t xml:space="preserve"> </w:t>
      </w:r>
      <w:r w:rsidR="006762D9">
        <w:rPr>
          <w:sz w:val="24"/>
          <w:szCs w:val="24"/>
        </w:rPr>
        <w:t xml:space="preserve">(Links below) </w:t>
      </w:r>
      <w:r w:rsidR="00C458B6">
        <w:rPr>
          <w:sz w:val="24"/>
          <w:szCs w:val="24"/>
        </w:rPr>
        <w:t xml:space="preserve">Note: </w:t>
      </w:r>
      <w:r w:rsidR="00060B58">
        <w:rPr>
          <w:sz w:val="24"/>
          <w:szCs w:val="24"/>
        </w:rPr>
        <w:t xml:space="preserve">These documents contain ALL possible labels necessary for each individual Experiment. </w:t>
      </w:r>
      <w:r w:rsidR="00C458B6">
        <w:rPr>
          <w:sz w:val="24"/>
          <w:szCs w:val="24"/>
        </w:rPr>
        <w:t xml:space="preserve">Print ALL </w:t>
      </w:r>
      <w:r w:rsidR="002E4974">
        <w:rPr>
          <w:sz w:val="24"/>
          <w:szCs w:val="24"/>
        </w:rPr>
        <w:t>labels</w:t>
      </w:r>
      <w:r w:rsidR="006762D9">
        <w:rPr>
          <w:sz w:val="24"/>
          <w:szCs w:val="24"/>
        </w:rPr>
        <w:t xml:space="preserve"> </w:t>
      </w:r>
      <w:r w:rsidR="002E4974">
        <w:rPr>
          <w:sz w:val="24"/>
          <w:szCs w:val="24"/>
        </w:rPr>
        <w:t>but</w:t>
      </w:r>
      <w:r w:rsidR="00060B58">
        <w:rPr>
          <w:sz w:val="24"/>
          <w:szCs w:val="24"/>
        </w:rPr>
        <w:t xml:space="preserve"> realize that</w:t>
      </w:r>
      <w:r w:rsidR="00C458B6">
        <w:rPr>
          <w:sz w:val="24"/>
          <w:szCs w:val="24"/>
        </w:rPr>
        <w:t xml:space="preserve"> not </w:t>
      </w:r>
      <w:proofErr w:type="gramStart"/>
      <w:r w:rsidR="00C458B6">
        <w:rPr>
          <w:sz w:val="24"/>
          <w:szCs w:val="24"/>
        </w:rPr>
        <w:t>all of</w:t>
      </w:r>
      <w:proofErr w:type="gramEnd"/>
      <w:r w:rsidR="00C458B6">
        <w:rPr>
          <w:sz w:val="24"/>
          <w:szCs w:val="24"/>
        </w:rPr>
        <w:t xml:space="preserve"> the labels will be used</w:t>
      </w:r>
      <w:r w:rsidR="00060B58">
        <w:rPr>
          <w:sz w:val="24"/>
          <w:szCs w:val="24"/>
        </w:rPr>
        <w:t xml:space="preserve"> for any given year</w:t>
      </w:r>
      <w:r w:rsidR="00C458B6">
        <w:rPr>
          <w:sz w:val="24"/>
          <w:szCs w:val="24"/>
        </w:rPr>
        <w:t xml:space="preserve">. If you wish to take the time to select only the applicable labels, you may do so. </w:t>
      </w:r>
      <w:r w:rsidR="00A15C6F">
        <w:rPr>
          <w:sz w:val="24"/>
          <w:szCs w:val="24"/>
        </w:rPr>
        <w:t>I</w:t>
      </w:r>
      <w:r w:rsidR="00C458B6">
        <w:rPr>
          <w:sz w:val="24"/>
          <w:szCs w:val="24"/>
        </w:rPr>
        <w:t>t is time-consuming, but it does save paper</w:t>
      </w:r>
      <w:r w:rsidR="00D47048">
        <w:rPr>
          <w:sz w:val="24"/>
          <w:szCs w:val="24"/>
        </w:rPr>
        <w:t xml:space="preserve"> and ink</w:t>
      </w:r>
      <w:r w:rsidR="00C458B6">
        <w:rPr>
          <w:sz w:val="24"/>
          <w:szCs w:val="24"/>
        </w:rPr>
        <w:t>.</w:t>
      </w:r>
    </w:p>
    <w:p w14:paraId="00EDBAEA" w14:textId="4C1C3421" w:rsidR="00B173F3" w:rsidRDefault="00B173F3" w:rsidP="00DB403E">
      <w:pPr>
        <w:pStyle w:val="ListParagraph"/>
        <w:spacing w:before="240" w:line="276" w:lineRule="auto"/>
        <w:ind w:left="1440"/>
        <w:rPr>
          <w:sz w:val="24"/>
          <w:szCs w:val="24"/>
        </w:rPr>
      </w:pPr>
      <w:r>
        <w:rPr>
          <w:sz w:val="24"/>
          <w:szCs w:val="24"/>
        </w:rPr>
        <w:t>1M Labels</w:t>
      </w:r>
    </w:p>
    <w:p w14:paraId="7108C002" w14:textId="69F049E1" w:rsidR="00B173F3" w:rsidRDefault="00B173F3" w:rsidP="00DB403E">
      <w:pPr>
        <w:pStyle w:val="ListParagraph"/>
        <w:spacing w:before="240" w:line="276" w:lineRule="auto"/>
        <w:ind w:left="1440"/>
        <w:rPr>
          <w:sz w:val="24"/>
          <w:szCs w:val="24"/>
        </w:rPr>
      </w:pPr>
      <w:r>
        <w:rPr>
          <w:sz w:val="24"/>
          <w:szCs w:val="24"/>
        </w:rPr>
        <w:t>2M Labels</w:t>
      </w:r>
    </w:p>
    <w:p w14:paraId="424F1AD9" w14:textId="79FCEC24" w:rsidR="00B173F3" w:rsidRDefault="00B173F3" w:rsidP="00DB403E">
      <w:pPr>
        <w:pStyle w:val="ListParagraph"/>
        <w:spacing w:before="240" w:line="276" w:lineRule="auto"/>
        <w:ind w:left="1440"/>
        <w:rPr>
          <w:sz w:val="24"/>
          <w:szCs w:val="24"/>
        </w:rPr>
      </w:pPr>
      <w:proofErr w:type="spellStart"/>
      <w:r>
        <w:rPr>
          <w:sz w:val="24"/>
          <w:szCs w:val="24"/>
        </w:rPr>
        <w:t>Phrag</w:t>
      </w:r>
      <w:proofErr w:type="spellEnd"/>
      <w:r>
        <w:rPr>
          <w:sz w:val="24"/>
          <w:szCs w:val="24"/>
        </w:rPr>
        <w:t xml:space="preserve"> Labels</w:t>
      </w:r>
    </w:p>
    <w:p w14:paraId="76FC1CB5" w14:textId="464A96A5" w:rsidR="00B173F3" w:rsidRDefault="00B173F3" w:rsidP="00DB403E">
      <w:pPr>
        <w:pStyle w:val="ListParagraph"/>
        <w:spacing w:before="240" w:line="276" w:lineRule="auto"/>
        <w:ind w:left="1440"/>
        <w:rPr>
          <w:ins w:id="183" w:author="Walsh, Vanessa" w:date="2026-02-18T15:26:00Z" w16du:dateUtc="2026-02-18T20:26:00Z"/>
          <w:sz w:val="24"/>
          <w:szCs w:val="24"/>
        </w:rPr>
      </w:pPr>
      <w:r>
        <w:rPr>
          <w:sz w:val="24"/>
          <w:szCs w:val="24"/>
        </w:rPr>
        <w:t>SMARTX Labels</w:t>
      </w:r>
    </w:p>
    <w:p w14:paraId="4CF949D9" w14:textId="77777777" w:rsidR="00DB403E" w:rsidRPr="00844794" w:rsidRDefault="00DB403E" w:rsidP="00DB403E">
      <w:pPr>
        <w:pStyle w:val="ListParagraph"/>
        <w:spacing w:before="240" w:line="276" w:lineRule="auto"/>
        <w:ind w:left="1440"/>
        <w:rPr>
          <w:sz w:val="24"/>
          <w:szCs w:val="24"/>
        </w:rPr>
      </w:pPr>
    </w:p>
    <w:p w14:paraId="3D139A60" w14:textId="29B654D7" w:rsidR="00A15C6F" w:rsidRPr="00DB403E" w:rsidRDefault="00A21E2A" w:rsidP="00DB403E">
      <w:pPr>
        <w:pStyle w:val="ListParagraph"/>
        <w:numPr>
          <w:ilvl w:val="0"/>
          <w:numId w:val="31"/>
        </w:numPr>
        <w:spacing w:before="240" w:line="276" w:lineRule="auto"/>
        <w:rPr>
          <w:ins w:id="184" w:author="Walsh, Vanessa" w:date="2026-02-18T15:26:00Z" w16du:dateUtc="2026-02-18T20:26:00Z"/>
          <w:sz w:val="24"/>
          <w:szCs w:val="24"/>
        </w:rPr>
      </w:pPr>
      <w:r w:rsidRPr="00844794">
        <w:rPr>
          <w:sz w:val="24"/>
          <w:szCs w:val="24"/>
        </w:rPr>
        <w:t>Us</w:t>
      </w:r>
      <w:r w:rsidR="00A15C6F">
        <w:rPr>
          <w:sz w:val="24"/>
          <w:szCs w:val="24"/>
        </w:rPr>
        <w:t>e</w:t>
      </w:r>
      <w:r w:rsidRPr="00844794">
        <w:rPr>
          <w:sz w:val="24"/>
          <w:szCs w:val="24"/>
        </w:rPr>
        <w:t xml:space="preserve"> the </w:t>
      </w:r>
      <w:del w:id="185" w:author="Fisher, Jillian, J" w:date="2026-02-20T10:01:00Z" w16du:dateUtc="2026-02-20T15:01:00Z">
        <w:r w:rsidRPr="00844794" w:rsidDel="003625CB">
          <w:rPr>
            <w:sz w:val="24"/>
            <w:szCs w:val="24"/>
          </w:rPr>
          <w:delText>Sorting Checklist(s)</w:delText>
        </w:r>
      </w:del>
      <w:ins w:id="186" w:author="Fisher, Jillian, J" w:date="2026-02-20T10:02:00Z" w16du:dateUtc="2026-02-20T15:02:00Z">
        <w:r w:rsidR="003625CB">
          <w:rPr>
            <w:sz w:val="24"/>
            <w:szCs w:val="24"/>
          </w:rPr>
          <w:t>Mass Data Collection Sheet</w:t>
        </w:r>
      </w:ins>
      <w:r w:rsidR="00A15C6F">
        <w:rPr>
          <w:sz w:val="24"/>
          <w:szCs w:val="24"/>
        </w:rPr>
        <w:t xml:space="preserve"> to</w:t>
      </w:r>
      <w:r w:rsidRPr="00844794">
        <w:rPr>
          <w:sz w:val="24"/>
          <w:szCs w:val="24"/>
        </w:rPr>
        <w:t xml:space="preserve"> figure out w</w:t>
      </w:r>
      <w:r w:rsidR="009E282B">
        <w:rPr>
          <w:sz w:val="24"/>
          <w:szCs w:val="24"/>
        </w:rPr>
        <w:t xml:space="preserve">hich root types (fine root, C3, C4, </w:t>
      </w:r>
      <w:proofErr w:type="spellStart"/>
      <w:r w:rsidR="009E282B">
        <w:rPr>
          <w:sz w:val="24"/>
          <w:szCs w:val="24"/>
        </w:rPr>
        <w:t>Phrag</w:t>
      </w:r>
      <w:proofErr w:type="spellEnd"/>
      <w:r w:rsidR="009E282B">
        <w:rPr>
          <w:sz w:val="24"/>
          <w:szCs w:val="24"/>
        </w:rPr>
        <w:t xml:space="preserve"> </w:t>
      </w:r>
      <w:proofErr w:type="spellStart"/>
      <w:r w:rsidR="009E282B">
        <w:rPr>
          <w:sz w:val="24"/>
          <w:szCs w:val="24"/>
        </w:rPr>
        <w:t>Rhiz</w:t>
      </w:r>
      <w:proofErr w:type="spellEnd"/>
      <w:r w:rsidR="009E282B">
        <w:rPr>
          <w:sz w:val="24"/>
          <w:szCs w:val="24"/>
        </w:rPr>
        <w:t xml:space="preserve">) were found in each Chamber/Plot. </w:t>
      </w:r>
      <w:r w:rsidR="009E282B" w:rsidRPr="009E282B">
        <w:rPr>
          <w:i/>
          <w:iCs/>
          <w:sz w:val="24"/>
          <w:szCs w:val="24"/>
        </w:rPr>
        <w:t xml:space="preserve">Be mindful of how each Experiment has consolidated </w:t>
      </w:r>
      <w:r w:rsidR="009E282B" w:rsidRPr="00060B58">
        <w:rPr>
          <w:i/>
          <w:iCs/>
          <w:sz w:val="24"/>
          <w:szCs w:val="24"/>
        </w:rPr>
        <w:t xml:space="preserve">their samples. </w:t>
      </w:r>
      <w:r w:rsidRPr="00060B58">
        <w:rPr>
          <w:i/>
          <w:iCs/>
          <w:sz w:val="24"/>
          <w:szCs w:val="24"/>
        </w:rPr>
        <w:t xml:space="preserve">Samples of the same </w:t>
      </w:r>
      <w:r w:rsidR="009E282B" w:rsidRPr="00060B58">
        <w:rPr>
          <w:i/>
          <w:iCs/>
          <w:sz w:val="24"/>
          <w:szCs w:val="24"/>
        </w:rPr>
        <w:t>root type</w:t>
      </w:r>
      <w:r w:rsidRPr="00060B58">
        <w:rPr>
          <w:i/>
          <w:iCs/>
          <w:sz w:val="24"/>
          <w:szCs w:val="24"/>
        </w:rPr>
        <w:t xml:space="preserve"> have been combined for each </w:t>
      </w:r>
      <w:r w:rsidR="009E282B" w:rsidRPr="00060B58">
        <w:rPr>
          <w:i/>
          <w:iCs/>
          <w:sz w:val="24"/>
          <w:szCs w:val="24"/>
        </w:rPr>
        <w:t>C</w:t>
      </w:r>
      <w:r w:rsidRPr="00060B58">
        <w:rPr>
          <w:i/>
          <w:iCs/>
          <w:sz w:val="24"/>
          <w:szCs w:val="24"/>
        </w:rPr>
        <w:t>hamber</w:t>
      </w:r>
      <w:r w:rsidR="009E282B" w:rsidRPr="00060B58">
        <w:rPr>
          <w:i/>
          <w:iCs/>
          <w:sz w:val="24"/>
          <w:szCs w:val="24"/>
        </w:rPr>
        <w:t>/Plot according to the individual Experiments’ consolidation protocols</w:t>
      </w:r>
      <w:r w:rsidRPr="00060B58">
        <w:rPr>
          <w:i/>
          <w:iCs/>
          <w:sz w:val="24"/>
          <w:szCs w:val="24"/>
        </w:rPr>
        <w:t>.</w:t>
      </w:r>
    </w:p>
    <w:p w14:paraId="7B3FB7BE" w14:textId="77777777" w:rsidR="00DB403E" w:rsidRPr="00DB403E" w:rsidRDefault="00DB403E" w:rsidP="00DB403E">
      <w:pPr>
        <w:spacing w:before="240" w:line="276" w:lineRule="auto"/>
        <w:rPr>
          <w:sz w:val="24"/>
          <w:szCs w:val="24"/>
        </w:rPr>
      </w:pPr>
    </w:p>
    <w:p w14:paraId="4803F072" w14:textId="7830E5D5" w:rsidR="00C458B6" w:rsidRDefault="00C458B6" w:rsidP="00DB403E">
      <w:pPr>
        <w:pStyle w:val="ListParagraph"/>
        <w:numPr>
          <w:ilvl w:val="0"/>
          <w:numId w:val="31"/>
        </w:numPr>
        <w:spacing w:before="240" w:line="276" w:lineRule="auto"/>
        <w:rPr>
          <w:sz w:val="24"/>
          <w:szCs w:val="24"/>
        </w:rPr>
      </w:pPr>
      <w:r w:rsidRPr="00060B58">
        <w:rPr>
          <w:sz w:val="24"/>
          <w:szCs w:val="24"/>
        </w:rPr>
        <w:t xml:space="preserve">Cross-reference the Sorting Checklist(s) with the </w:t>
      </w:r>
      <w:r w:rsidR="00A15C6F" w:rsidRPr="00060B58">
        <w:rPr>
          <w:sz w:val="24"/>
          <w:szCs w:val="24"/>
        </w:rPr>
        <w:t xml:space="preserve">pre-printed </w:t>
      </w:r>
      <w:r w:rsidRPr="00060B58">
        <w:rPr>
          <w:sz w:val="24"/>
          <w:szCs w:val="24"/>
        </w:rPr>
        <w:t>labels, going through each Chamber/Plot</w:t>
      </w:r>
      <w:r w:rsidRPr="00A15C6F">
        <w:rPr>
          <w:sz w:val="24"/>
          <w:szCs w:val="24"/>
        </w:rPr>
        <w:t xml:space="preserve"> individually, and finding and applying the necessary labels for each root type present</w:t>
      </w:r>
      <w:r w:rsidR="00060B58">
        <w:rPr>
          <w:sz w:val="24"/>
          <w:szCs w:val="24"/>
        </w:rPr>
        <w:t xml:space="preserve"> in that Chamber/Plot.</w:t>
      </w:r>
      <w:r w:rsidR="00A15C6F">
        <w:rPr>
          <w:sz w:val="24"/>
          <w:szCs w:val="24"/>
        </w:rPr>
        <w:t xml:space="preserve"> Do not put labels on vials where there was no sample collected for that root type.</w:t>
      </w:r>
      <w:r w:rsidR="00060B58">
        <w:rPr>
          <w:sz w:val="24"/>
          <w:szCs w:val="24"/>
        </w:rPr>
        <w:t xml:space="preserve"> Remember, not </w:t>
      </w:r>
      <w:proofErr w:type="gramStart"/>
      <w:r w:rsidR="00060B58">
        <w:rPr>
          <w:sz w:val="24"/>
          <w:szCs w:val="24"/>
        </w:rPr>
        <w:t>all of</w:t>
      </w:r>
      <w:proofErr w:type="gramEnd"/>
      <w:r w:rsidR="00060B58">
        <w:rPr>
          <w:sz w:val="24"/>
          <w:szCs w:val="24"/>
        </w:rPr>
        <w:t xml:space="preserve"> the labels will be used.</w:t>
      </w:r>
    </w:p>
    <w:p w14:paraId="41887A62" w14:textId="77777777" w:rsidR="00DB403E" w:rsidRPr="00A15C6F" w:rsidRDefault="00DB403E" w:rsidP="00DB403E">
      <w:pPr>
        <w:pStyle w:val="ListParagraph"/>
        <w:spacing w:before="240" w:line="276" w:lineRule="auto"/>
        <w:rPr>
          <w:sz w:val="24"/>
          <w:szCs w:val="24"/>
        </w:rPr>
      </w:pPr>
    </w:p>
    <w:p w14:paraId="397D37C6" w14:textId="7E375185" w:rsidR="001749D6" w:rsidRDefault="00DB403E">
      <w:pPr>
        <w:ind w:left="360"/>
        <w:rPr>
          <w:ins w:id="187" w:author="Walsh, Vanessa" w:date="2026-02-19T07:25:00Z" w16du:dateUtc="2026-02-19T12:25:00Z"/>
          <w:sz w:val="24"/>
          <w:szCs w:val="24"/>
        </w:rPr>
      </w:pPr>
      <w:ins w:id="188" w:author="Walsh, Vanessa" w:date="2026-02-18T15:30:00Z" w16du:dateUtc="2026-02-18T20:30:00Z">
        <w:r>
          <w:rPr>
            <w:sz w:val="24"/>
            <w:szCs w:val="24"/>
          </w:rPr>
          <w:lastRenderedPageBreak/>
          <w:t>4.</w:t>
        </w:r>
      </w:ins>
      <w:r w:rsidR="00A21E2A" w:rsidRPr="001749D6">
        <w:rPr>
          <w:sz w:val="24"/>
          <w:szCs w:val="24"/>
        </w:rPr>
        <w:t xml:space="preserve">After </w:t>
      </w:r>
      <w:r w:rsidR="00060B58" w:rsidRPr="001749D6">
        <w:rPr>
          <w:sz w:val="24"/>
          <w:szCs w:val="24"/>
        </w:rPr>
        <w:t>the</w:t>
      </w:r>
      <w:r w:rsidR="00A21E2A" w:rsidRPr="001749D6">
        <w:rPr>
          <w:sz w:val="24"/>
          <w:szCs w:val="24"/>
        </w:rPr>
        <w:t xml:space="preserve"> label ha</w:t>
      </w:r>
      <w:r w:rsidR="00060B58" w:rsidRPr="001749D6">
        <w:rPr>
          <w:sz w:val="24"/>
          <w:szCs w:val="24"/>
        </w:rPr>
        <w:t>s</w:t>
      </w:r>
      <w:r w:rsidR="00A21E2A" w:rsidRPr="001749D6">
        <w:rPr>
          <w:sz w:val="24"/>
          <w:szCs w:val="24"/>
        </w:rPr>
        <w:t xml:space="preserve"> been </w:t>
      </w:r>
      <w:r w:rsidR="00C458B6" w:rsidRPr="001749D6">
        <w:rPr>
          <w:sz w:val="24"/>
          <w:szCs w:val="24"/>
        </w:rPr>
        <w:t>adhered to the vial</w:t>
      </w:r>
      <w:r w:rsidR="00A21E2A" w:rsidRPr="001749D6">
        <w:rPr>
          <w:sz w:val="24"/>
          <w:szCs w:val="24"/>
        </w:rPr>
        <w:t>,</w:t>
      </w:r>
      <w:r w:rsidR="00C458B6" w:rsidRPr="001749D6">
        <w:rPr>
          <w:sz w:val="24"/>
          <w:szCs w:val="24"/>
        </w:rPr>
        <w:t xml:space="preserve"> use </w:t>
      </w:r>
      <w:r w:rsidR="00060B58" w:rsidRPr="001749D6">
        <w:rPr>
          <w:sz w:val="24"/>
          <w:szCs w:val="24"/>
        </w:rPr>
        <w:t>a</w:t>
      </w:r>
      <w:r w:rsidR="00C458B6" w:rsidRPr="001749D6">
        <w:rPr>
          <w:sz w:val="24"/>
          <w:szCs w:val="24"/>
        </w:rPr>
        <w:t xml:space="preserve"> thin-tipped Sharpie to hand</w:t>
      </w:r>
      <w:r w:rsidR="00A21E2A" w:rsidRPr="001749D6">
        <w:rPr>
          <w:sz w:val="24"/>
          <w:szCs w:val="24"/>
        </w:rPr>
        <w:t xml:space="preserve"> label the </w:t>
      </w:r>
      <w:r w:rsidR="00A15C6F" w:rsidRPr="001749D6">
        <w:rPr>
          <w:sz w:val="24"/>
          <w:szCs w:val="24"/>
        </w:rPr>
        <w:t>ca</w:t>
      </w:r>
      <w:r w:rsidR="00A21E2A" w:rsidRPr="001749D6">
        <w:rPr>
          <w:sz w:val="24"/>
          <w:szCs w:val="24"/>
        </w:rPr>
        <w:t xml:space="preserve">p of the vial with the </w:t>
      </w:r>
      <w:r w:rsidR="00A15C6F" w:rsidRPr="001749D6">
        <w:rPr>
          <w:sz w:val="24"/>
          <w:szCs w:val="24"/>
        </w:rPr>
        <w:t xml:space="preserve">appropriate </w:t>
      </w:r>
      <w:r w:rsidR="00A21E2A" w:rsidRPr="001749D6">
        <w:rPr>
          <w:sz w:val="24"/>
          <w:szCs w:val="24"/>
        </w:rPr>
        <w:t xml:space="preserve">information </w:t>
      </w:r>
      <w:r w:rsidR="00A15C6F" w:rsidRPr="001749D6">
        <w:rPr>
          <w:sz w:val="24"/>
          <w:szCs w:val="24"/>
        </w:rPr>
        <w:t xml:space="preserve">(as </w:t>
      </w:r>
      <w:r w:rsidR="00A21E2A" w:rsidRPr="001749D6">
        <w:rPr>
          <w:sz w:val="24"/>
          <w:szCs w:val="24"/>
        </w:rPr>
        <w:t>shown below</w:t>
      </w:r>
      <w:r w:rsidR="00A15C6F" w:rsidRPr="001749D6">
        <w:rPr>
          <w:sz w:val="24"/>
          <w:szCs w:val="24"/>
        </w:rPr>
        <w:t>)</w:t>
      </w:r>
      <w:r w:rsidR="00A21E2A" w:rsidRPr="001749D6">
        <w:rPr>
          <w:sz w:val="24"/>
          <w:szCs w:val="24"/>
        </w:rPr>
        <w:t>, using the</w:t>
      </w:r>
      <w:r w:rsidR="00C458B6" w:rsidRPr="001749D6">
        <w:rPr>
          <w:sz w:val="24"/>
          <w:szCs w:val="24"/>
        </w:rPr>
        <w:t xml:space="preserve"> vial</w:t>
      </w:r>
      <w:r w:rsidR="00A21E2A" w:rsidRPr="001749D6">
        <w:rPr>
          <w:sz w:val="24"/>
          <w:szCs w:val="24"/>
        </w:rPr>
        <w:t xml:space="preserve"> label as </w:t>
      </w:r>
      <w:r w:rsidR="00A15C6F" w:rsidRPr="001749D6">
        <w:rPr>
          <w:sz w:val="24"/>
          <w:szCs w:val="24"/>
        </w:rPr>
        <w:t xml:space="preserve">a </w:t>
      </w:r>
      <w:r w:rsidR="00A21E2A" w:rsidRPr="001749D6">
        <w:rPr>
          <w:sz w:val="24"/>
          <w:szCs w:val="24"/>
        </w:rPr>
        <w:t xml:space="preserve">reference. </w:t>
      </w:r>
      <w:r w:rsidR="00A15C6F" w:rsidRPr="001749D6">
        <w:rPr>
          <w:sz w:val="24"/>
          <w:szCs w:val="24"/>
        </w:rPr>
        <w:t>Tip: It may be more efficient to label the caps at the same time as you apply the label to the vial</w:t>
      </w:r>
      <w:r w:rsidR="00060B58" w:rsidRPr="001749D6">
        <w:rPr>
          <w:sz w:val="24"/>
          <w:szCs w:val="24"/>
        </w:rPr>
        <w:t xml:space="preserve">, but it can also be done after you have applied </w:t>
      </w:r>
      <w:proofErr w:type="gramStart"/>
      <w:r w:rsidR="00060B58" w:rsidRPr="001749D6">
        <w:rPr>
          <w:sz w:val="24"/>
          <w:szCs w:val="24"/>
        </w:rPr>
        <w:t>all of</w:t>
      </w:r>
      <w:proofErr w:type="gramEnd"/>
      <w:r w:rsidR="00060B58" w:rsidRPr="001749D6">
        <w:rPr>
          <w:sz w:val="24"/>
          <w:szCs w:val="24"/>
        </w:rPr>
        <w:t xml:space="preserve"> the labels</w:t>
      </w:r>
      <w:ins w:id="189" w:author="Walsh, Vanessa" w:date="2026-02-19T07:25:00Z" w16du:dateUtc="2026-02-19T12:25:00Z">
        <w:r w:rsidR="001749D6">
          <w:rPr>
            <w:sz w:val="24"/>
            <w:szCs w:val="24"/>
          </w:rPr>
          <w:t>.</w:t>
        </w:r>
      </w:ins>
    </w:p>
    <w:p w14:paraId="0716DF18" w14:textId="2A79AC31" w:rsidR="00DB403E" w:rsidRPr="001749D6" w:rsidRDefault="00DB403E" w:rsidP="001749D6">
      <w:pPr>
        <w:ind w:left="360"/>
        <w:rPr>
          <w:color w:val="FF0000"/>
        </w:rPr>
      </w:pPr>
      <w:del w:id="190" w:author="Walsh, Vanessa" w:date="2026-02-19T07:25:00Z" w16du:dateUtc="2026-02-19T12:25:00Z">
        <w:r w:rsidRPr="001749D6" w:rsidDel="001749D6">
          <w:rPr>
            <w:color w:val="FF0000"/>
            <w:sz w:val="24"/>
            <w:szCs w:val="24"/>
          </w:rPr>
          <w:delText>.</w:delText>
        </w:r>
      </w:del>
      <w:ins w:id="191" w:author="Walsh, Vanessa" w:date="2026-02-19T07:25:00Z" w16du:dateUtc="2026-02-19T12:25:00Z">
        <w:r w:rsidR="001749D6" w:rsidRPr="001749D6">
          <w:rPr>
            <w:color w:val="FF0000"/>
            <w:sz w:val="24"/>
            <w:szCs w:val="24"/>
          </w:rPr>
          <w:t>Please note that n</w:t>
        </w:r>
      </w:ins>
      <w:del w:id="192" w:author="Walsh, Vanessa" w:date="2026-02-19T07:25:00Z" w16du:dateUtc="2026-02-19T12:25:00Z">
        <w:r w:rsidRPr="001749D6" w:rsidDel="001749D6">
          <w:rPr>
            <w:color w:val="FF0000"/>
            <w:sz w:val="24"/>
            <w:szCs w:val="24"/>
            <w:rPrChange w:id="193" w:author="Walsh, Vanessa" w:date="2026-02-19T07:25:00Z" w16du:dateUtc="2026-02-19T12:25:00Z">
              <w:rPr/>
            </w:rPrChange>
          </w:rPr>
          <w:delText>N</w:delText>
        </w:r>
      </w:del>
      <w:r w:rsidRPr="001749D6">
        <w:rPr>
          <w:color w:val="FF0000"/>
          <w:sz w:val="24"/>
          <w:szCs w:val="24"/>
          <w:rPrChange w:id="194" w:author="Walsh, Vanessa" w:date="2026-02-19T07:25:00Z" w16du:dateUtc="2026-02-19T12:25:00Z">
            <w:rPr/>
          </w:rPrChange>
        </w:rPr>
        <w:t xml:space="preserve">ot all samples will be ground, see below for rules. Add a star or </w:t>
      </w:r>
      <w:del w:id="195" w:author="Fisher, Jillian, J" w:date="2026-03-20T15:20:00Z" w16du:dateUtc="2026-03-20T19:20:00Z">
        <w:r w:rsidRPr="001749D6" w:rsidDel="0035776F">
          <w:rPr>
            <w:color w:val="FF0000"/>
            <w:sz w:val="24"/>
            <w:szCs w:val="24"/>
            <w:rPrChange w:id="196" w:author="Walsh, Vanessa" w:date="2026-02-19T07:25:00Z" w16du:dateUtc="2026-02-19T12:25:00Z">
              <w:rPr/>
            </w:rPrChange>
          </w:rPr>
          <w:delText>astrict</w:delText>
        </w:r>
      </w:del>
      <w:ins w:id="197" w:author="Fisher, Jillian, J" w:date="2026-03-20T15:20:00Z" w16du:dateUtc="2026-03-20T19:20:00Z">
        <w:r w:rsidR="0035776F" w:rsidRPr="0035776F">
          <w:rPr>
            <w:color w:val="FF0000"/>
            <w:sz w:val="24"/>
            <w:szCs w:val="24"/>
          </w:rPr>
          <w:t>asterisk</w:t>
        </w:r>
      </w:ins>
      <w:r w:rsidRPr="001749D6">
        <w:rPr>
          <w:color w:val="FF0000"/>
          <w:sz w:val="24"/>
          <w:szCs w:val="24"/>
          <w:rPrChange w:id="198" w:author="Walsh, Vanessa" w:date="2026-02-19T07:25:00Z" w16du:dateUtc="2026-02-19T12:25:00Z">
            <w:rPr/>
          </w:rPrChange>
        </w:rPr>
        <w:t xml:space="preserve"> to the top of the vial to denote this. </w:t>
      </w:r>
    </w:p>
    <w:p w14:paraId="7FA6B751" w14:textId="4A78A5CA" w:rsidR="00DB403E" w:rsidRPr="001749D6" w:rsidRDefault="00DB403E" w:rsidP="00DB403E">
      <w:pPr>
        <w:pStyle w:val="ListParagraph"/>
        <w:numPr>
          <w:ilvl w:val="1"/>
          <w:numId w:val="31"/>
        </w:numPr>
        <w:spacing w:before="240" w:line="276" w:lineRule="auto"/>
        <w:rPr>
          <w:color w:val="FF0000"/>
          <w:sz w:val="24"/>
          <w:szCs w:val="24"/>
        </w:rPr>
      </w:pPr>
      <w:commentRangeStart w:id="199"/>
      <w:r w:rsidRPr="001749D6">
        <w:rPr>
          <w:color w:val="FF0000"/>
          <w:sz w:val="24"/>
          <w:szCs w:val="24"/>
        </w:rPr>
        <w:t xml:space="preserve">For Fine Roots, C3 or </w:t>
      </w:r>
      <w:proofErr w:type="spellStart"/>
      <w:r w:rsidRPr="001749D6">
        <w:rPr>
          <w:color w:val="FF0000"/>
          <w:sz w:val="24"/>
          <w:szCs w:val="24"/>
        </w:rPr>
        <w:t>Phrag</w:t>
      </w:r>
      <w:proofErr w:type="spellEnd"/>
      <w:r w:rsidRPr="001749D6">
        <w:rPr>
          <w:color w:val="FF0000"/>
          <w:sz w:val="24"/>
          <w:szCs w:val="24"/>
        </w:rPr>
        <w:t xml:space="preserve"> </w:t>
      </w:r>
      <w:proofErr w:type="spellStart"/>
      <w:proofErr w:type="gramStart"/>
      <w:r w:rsidRPr="001749D6">
        <w:rPr>
          <w:color w:val="FF0000"/>
          <w:sz w:val="24"/>
          <w:szCs w:val="24"/>
        </w:rPr>
        <w:t>Rhiz</w:t>
      </w:r>
      <w:proofErr w:type="spellEnd"/>
      <w:proofErr w:type="gramEnd"/>
      <w:r w:rsidRPr="001749D6">
        <w:rPr>
          <w:color w:val="FF0000"/>
          <w:sz w:val="24"/>
          <w:szCs w:val="24"/>
        </w:rPr>
        <w:t xml:space="preserve"> that do not have a consolidated total weight of 0.030g or 30mg, the sample will be placed directly into the vial as these samples are too small for the gri</w:t>
      </w:r>
      <w:ins w:id="200" w:author="Fisher, Jillian, J" w:date="2026-03-20T15:19:00Z" w16du:dateUtc="2026-03-20T19:19:00Z">
        <w:r w:rsidR="0035776F">
          <w:rPr>
            <w:color w:val="FF0000"/>
            <w:sz w:val="24"/>
            <w:szCs w:val="24"/>
          </w:rPr>
          <w:t>n</w:t>
        </w:r>
      </w:ins>
      <w:r w:rsidRPr="001749D6">
        <w:rPr>
          <w:color w:val="FF0000"/>
          <w:sz w:val="24"/>
          <w:szCs w:val="24"/>
        </w:rPr>
        <w:t xml:space="preserve">ding process. </w:t>
      </w:r>
    </w:p>
    <w:p w14:paraId="098E24A1" w14:textId="4D5E9061" w:rsidR="00DB403E" w:rsidRPr="001749D6" w:rsidRDefault="00DB403E" w:rsidP="00DB403E">
      <w:pPr>
        <w:pStyle w:val="ListParagraph"/>
        <w:numPr>
          <w:ilvl w:val="1"/>
          <w:numId w:val="31"/>
        </w:numPr>
        <w:spacing w:before="240" w:line="276" w:lineRule="auto"/>
        <w:rPr>
          <w:ins w:id="201" w:author="Walsh, Vanessa" w:date="2026-02-18T15:29:00Z" w16du:dateUtc="2026-02-18T20:29:00Z"/>
          <w:color w:val="FF0000"/>
          <w:sz w:val="24"/>
          <w:szCs w:val="24"/>
        </w:rPr>
      </w:pPr>
      <w:r w:rsidRPr="001749D6">
        <w:rPr>
          <w:color w:val="FF0000"/>
          <w:sz w:val="24"/>
          <w:szCs w:val="24"/>
        </w:rPr>
        <w:t xml:space="preserve">For C4, the consolidated total weight must be over 0.040 g or </w:t>
      </w:r>
      <w:del w:id="202" w:author="Fisher, Jillian, J" w:date="2026-03-20T15:20:00Z" w16du:dateUtc="2026-03-20T19:20:00Z">
        <w:r w:rsidRPr="001749D6" w:rsidDel="0035776F">
          <w:rPr>
            <w:color w:val="FF0000"/>
            <w:sz w:val="24"/>
            <w:szCs w:val="24"/>
          </w:rPr>
          <w:delText xml:space="preserve"> </w:delText>
        </w:r>
      </w:del>
      <w:r w:rsidRPr="001749D6">
        <w:rPr>
          <w:color w:val="FF0000"/>
          <w:sz w:val="24"/>
          <w:szCs w:val="24"/>
        </w:rPr>
        <w:t xml:space="preserve">40 mg. </w:t>
      </w:r>
      <w:commentRangeEnd w:id="199"/>
      <w:r w:rsidR="00FA6F50">
        <w:rPr>
          <w:rStyle w:val="CommentReference"/>
        </w:rPr>
        <w:commentReference w:id="199"/>
      </w:r>
    </w:p>
    <w:p w14:paraId="689B14B6" w14:textId="77777777" w:rsidR="00DB403E" w:rsidRDefault="00DB403E" w:rsidP="00DB403E">
      <w:pPr>
        <w:spacing w:before="240" w:line="276" w:lineRule="auto"/>
        <w:rPr>
          <w:ins w:id="203" w:author="Walsh, Vanessa" w:date="2026-02-18T15:29:00Z" w16du:dateUtc="2026-02-18T20:29:00Z"/>
          <w:sz w:val="24"/>
          <w:szCs w:val="24"/>
        </w:rPr>
      </w:pPr>
    </w:p>
    <w:p w14:paraId="170B4293" w14:textId="77777777" w:rsidR="00DB403E" w:rsidRPr="00DB403E" w:rsidRDefault="00DB403E" w:rsidP="00DB403E">
      <w:pPr>
        <w:spacing w:before="240" w:line="276" w:lineRule="auto"/>
        <w:rPr>
          <w:sz w:val="24"/>
          <w:szCs w:val="24"/>
        </w:rPr>
      </w:pPr>
    </w:p>
    <w:p w14:paraId="2FEB1352" w14:textId="77777777" w:rsidR="00A21E2A" w:rsidRPr="00BE5BFB" w:rsidRDefault="00A21E2A" w:rsidP="00A21E2A">
      <w:pPr>
        <w:jc w:val="both"/>
        <w:rPr>
          <w:sz w:val="24"/>
          <w:szCs w:val="24"/>
        </w:rPr>
      </w:pPr>
      <w:r w:rsidRPr="00BE5BFB">
        <w:rPr>
          <w:noProof/>
          <w:sz w:val="24"/>
          <w:szCs w:val="24"/>
        </w:rPr>
        <mc:AlternateContent>
          <mc:Choice Requires="wps">
            <w:drawing>
              <wp:anchor distT="0" distB="0" distL="114300" distR="114300" simplePos="0" relativeHeight="251681792" behindDoc="0" locked="0" layoutInCell="1" allowOverlap="1" wp14:anchorId="622C5D70" wp14:editId="001CD148">
                <wp:simplePos x="0" y="0"/>
                <wp:positionH relativeFrom="margin">
                  <wp:posOffset>828675</wp:posOffset>
                </wp:positionH>
                <wp:positionV relativeFrom="paragraph">
                  <wp:posOffset>267970</wp:posOffset>
                </wp:positionV>
                <wp:extent cx="1219200" cy="1171575"/>
                <wp:effectExtent l="0" t="0" r="19050" b="28575"/>
                <wp:wrapNone/>
                <wp:docPr id="32" name="Flowchart: Connector 32"/>
                <wp:cNvGraphicFramePr/>
                <a:graphic xmlns:a="http://schemas.openxmlformats.org/drawingml/2006/main">
                  <a:graphicData uri="http://schemas.microsoft.com/office/word/2010/wordprocessingShape">
                    <wps:wsp>
                      <wps:cNvSpPr/>
                      <wps:spPr>
                        <a:xfrm>
                          <a:off x="0" y="0"/>
                          <a:ext cx="1219200" cy="1171575"/>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444E6256" w14:textId="404FFEA9" w:rsidR="00AC2859" w:rsidRDefault="00AC2859" w:rsidP="00A21E2A">
                            <w:pPr>
                              <w:spacing w:after="100" w:afterAutospacing="1"/>
                              <w:jc w:val="center"/>
                            </w:pPr>
                            <w:del w:id="204" w:author="Walsh, Vanessa" w:date="2026-02-18T15:29:00Z" w16du:dateUtc="2026-02-18T20:29:00Z">
                              <w:r w:rsidDel="00DB403E">
                                <w:delText xml:space="preserve">Year         Experiment  </w:delText>
                              </w:r>
                            </w:del>
                            <w:r>
                              <w:t>Plot/Ch#  Root Type</w:t>
                            </w:r>
                          </w:p>
                          <w:p w14:paraId="0E1F62A0" w14:textId="77777777" w:rsidR="00AC2859" w:rsidRDefault="00AC2859" w:rsidP="00A21E2A"/>
                          <w:p w14:paraId="65173E62" w14:textId="77777777" w:rsidR="00AC2859" w:rsidRDefault="00AC2859" w:rsidP="00A21E2A"/>
                          <w:p w14:paraId="47C12086" w14:textId="77777777" w:rsidR="00AC2859" w:rsidRPr="008C7FD7" w:rsidRDefault="00AC2859" w:rsidP="00A21E2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2C5D70"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2" o:spid="_x0000_s1045" type="#_x0000_t120" style="position:absolute;left:0;text-align:left;margin-left:65.25pt;margin-top:21.1pt;width:96pt;height:92.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" fillcolor="white [3201]" strokecolor="black [3200]" strokeweight="1pt">
                <v:stroke joinstyle="miter"/>
                <v:textbox>
                  <w:txbxContent>
                    <w:p w14:paraId="444E6256" w14:textId="404FFEA9" w:rsidR="00AC2859" w:rsidRDefault="00AC2859" w:rsidP="00A21E2A">
                      <w:pPr>
                        <w:spacing w:after="100" w:afterAutospacing="1"/>
                        <w:jc w:val="center"/>
                      </w:pPr>
                      <w:del w:id="205" w:author="Walsh, Vanessa" w:date="2026-02-18T15:29:00Z" w16du:dateUtc="2026-02-18T20:29:00Z">
                        <w:r w:rsidDel="00DB403E">
                          <w:delText xml:space="preserve">Year         Experiment  </w:delText>
                        </w:r>
                      </w:del>
                      <w:r>
                        <w:t>Plot/Ch#  Root Type</w:t>
                      </w:r>
                    </w:p>
                    <w:p w14:paraId="0E1F62A0" w14:textId="77777777" w:rsidR="00AC2859" w:rsidRDefault="00AC2859" w:rsidP="00A21E2A"/>
                    <w:p w14:paraId="65173E62" w14:textId="77777777" w:rsidR="00AC2859" w:rsidRDefault="00AC2859" w:rsidP="00A21E2A"/>
                    <w:p w14:paraId="47C12086" w14:textId="77777777" w:rsidR="00AC2859" w:rsidRPr="008C7FD7" w:rsidRDefault="00AC2859" w:rsidP="00A21E2A"/>
                  </w:txbxContent>
                </v:textbox>
                <w10:wrap anchorx="margin"/>
              </v:shape>
            </w:pict>
          </mc:Fallback>
        </mc:AlternateContent>
      </w:r>
    </w:p>
    <w:p w14:paraId="68510874" w14:textId="77777777" w:rsidR="00A21E2A" w:rsidRPr="00BE5BFB" w:rsidRDefault="00A21E2A" w:rsidP="00A21E2A">
      <w:pPr>
        <w:jc w:val="both"/>
        <w:rPr>
          <w:sz w:val="24"/>
          <w:szCs w:val="24"/>
        </w:rPr>
      </w:pPr>
      <w:r w:rsidRPr="00BE5BFB">
        <w:rPr>
          <w:noProof/>
          <w:sz w:val="24"/>
          <w:szCs w:val="24"/>
        </w:rPr>
        <mc:AlternateContent>
          <mc:Choice Requires="wps">
            <w:drawing>
              <wp:anchor distT="0" distB="0" distL="114300" distR="114300" simplePos="0" relativeHeight="251682816" behindDoc="0" locked="0" layoutInCell="1" allowOverlap="1" wp14:anchorId="14AB1D7E" wp14:editId="58F7B09B">
                <wp:simplePos x="0" y="0"/>
                <wp:positionH relativeFrom="margin">
                  <wp:posOffset>3829949</wp:posOffset>
                </wp:positionH>
                <wp:positionV relativeFrom="paragraph">
                  <wp:posOffset>10795</wp:posOffset>
                </wp:positionV>
                <wp:extent cx="1143000" cy="1133475"/>
                <wp:effectExtent l="0" t="0" r="19050" b="28575"/>
                <wp:wrapNone/>
                <wp:docPr id="33" name="Flowchart: Connector 33"/>
                <wp:cNvGraphicFramePr/>
                <a:graphic xmlns:a="http://schemas.openxmlformats.org/drawingml/2006/main">
                  <a:graphicData uri="http://schemas.microsoft.com/office/word/2010/wordprocessingShape">
                    <wps:wsp>
                      <wps:cNvSpPr/>
                      <wps:spPr>
                        <a:xfrm>
                          <a:off x="0" y="0"/>
                          <a:ext cx="1143000" cy="1133475"/>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3353543C" w14:textId="4A9E26D5" w:rsidR="00DB403E" w:rsidRDefault="00DB403E" w:rsidP="00DB403E">
                            <w:pPr>
                              <w:spacing w:after="100" w:afterAutospacing="1"/>
                              <w:rPr>
                                <w:ins w:id="206" w:author="Walsh, Vanessa" w:date="2026-02-18T15:29:00Z" w16du:dateUtc="2026-02-18T20:29:00Z"/>
                              </w:rPr>
                            </w:pPr>
                          </w:p>
                          <w:p w14:paraId="5709963C" w14:textId="30A98CA6" w:rsidR="00AC2859" w:rsidRDefault="00AC2859" w:rsidP="00DB403E">
                            <w:pPr>
                              <w:spacing w:after="100" w:afterAutospacing="1"/>
                              <w:jc w:val="center"/>
                            </w:pPr>
                            <w:r>
                              <w:t>SP1E        Fine Roots</w:t>
                            </w:r>
                          </w:p>
                          <w:p w14:paraId="25D568AB" w14:textId="77777777" w:rsidR="00AC2859" w:rsidRDefault="00AC2859" w:rsidP="00A21E2A"/>
                          <w:p w14:paraId="071D3F0B" w14:textId="77777777" w:rsidR="00AC2859" w:rsidRDefault="00AC2859" w:rsidP="00A21E2A"/>
                          <w:p w14:paraId="08083116" w14:textId="77777777" w:rsidR="00AC2859" w:rsidRPr="008C7FD7" w:rsidRDefault="00AC2859" w:rsidP="00A21E2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B1D7E" id="Flowchart: Connector 33" o:spid="_x0000_s1046" type="#_x0000_t120" style="position:absolute;left:0;text-align:left;margin-left:301.55pt;margin-top:.85pt;width:90pt;height:89.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" fillcolor="window" strokecolor="windowText" strokeweight="1pt">
                <v:stroke joinstyle="miter"/>
                <v:textbox>
                  <w:txbxContent>
                    <w:p w14:paraId="3353543C" w14:textId="4A9E26D5" w:rsidR="00DB403E" w:rsidRDefault="00DB403E" w:rsidP="00DB403E">
                      <w:pPr>
                        <w:spacing w:after="100" w:afterAutospacing="1"/>
                        <w:rPr>
                          <w:ins w:id="207" w:author="Walsh, Vanessa" w:date="2026-02-18T15:29:00Z" w16du:dateUtc="2026-02-18T20:29:00Z"/>
                        </w:rPr>
                      </w:pPr>
                    </w:p>
                    <w:p w14:paraId="5709963C" w14:textId="30A98CA6" w:rsidR="00AC2859" w:rsidRDefault="00AC2859" w:rsidP="00DB403E">
                      <w:pPr>
                        <w:spacing w:after="100" w:afterAutospacing="1"/>
                        <w:jc w:val="center"/>
                      </w:pPr>
                      <w:r>
                        <w:t>SP1E        Fine Roots</w:t>
                      </w:r>
                    </w:p>
                    <w:p w14:paraId="25D568AB" w14:textId="77777777" w:rsidR="00AC2859" w:rsidRDefault="00AC2859" w:rsidP="00A21E2A"/>
                    <w:p w14:paraId="071D3F0B" w14:textId="77777777" w:rsidR="00AC2859" w:rsidRDefault="00AC2859" w:rsidP="00A21E2A"/>
                    <w:p w14:paraId="08083116" w14:textId="77777777" w:rsidR="00AC2859" w:rsidRPr="008C7FD7" w:rsidRDefault="00AC2859" w:rsidP="00A21E2A"/>
                  </w:txbxContent>
                </v:textbox>
                <w10:wrap anchorx="margin"/>
              </v:shape>
            </w:pict>
          </mc:Fallback>
        </mc:AlternateContent>
      </w:r>
    </w:p>
    <w:p w14:paraId="07BE37EA" w14:textId="5BDD7AE1" w:rsidR="00A21E2A" w:rsidRPr="00BE5BFB" w:rsidRDefault="00A21E2A" w:rsidP="00A21E2A">
      <w:pPr>
        <w:tabs>
          <w:tab w:val="left" w:pos="3435"/>
        </w:tabs>
        <w:jc w:val="both"/>
        <w:rPr>
          <w:sz w:val="24"/>
          <w:szCs w:val="24"/>
        </w:rPr>
      </w:pPr>
      <w:r w:rsidRPr="00BE5BFB">
        <w:rPr>
          <w:sz w:val="24"/>
          <w:szCs w:val="24"/>
        </w:rPr>
        <w:tab/>
        <w:t xml:space="preserve">             Example</w:t>
      </w:r>
    </w:p>
    <w:p w14:paraId="2773C375" w14:textId="77777777" w:rsidR="00A21E2A" w:rsidRPr="00BE5BFB" w:rsidRDefault="00A21E2A" w:rsidP="00A21E2A">
      <w:pPr>
        <w:tabs>
          <w:tab w:val="center" w:pos="4680"/>
        </w:tabs>
        <w:jc w:val="both"/>
        <w:rPr>
          <w:sz w:val="24"/>
          <w:szCs w:val="24"/>
        </w:rPr>
      </w:pPr>
      <w:r w:rsidRPr="00BE5BFB">
        <w:rPr>
          <w:noProof/>
          <w:sz w:val="24"/>
          <w:szCs w:val="24"/>
        </w:rPr>
        <mc:AlternateContent>
          <mc:Choice Requires="wps">
            <w:drawing>
              <wp:anchor distT="0" distB="0" distL="114300" distR="114300" simplePos="0" relativeHeight="251683840" behindDoc="0" locked="0" layoutInCell="1" allowOverlap="1" wp14:anchorId="586D438A" wp14:editId="3B1A3B2C">
                <wp:simplePos x="0" y="0"/>
                <wp:positionH relativeFrom="column">
                  <wp:posOffset>2476500</wp:posOffset>
                </wp:positionH>
                <wp:positionV relativeFrom="paragraph">
                  <wp:posOffset>86360</wp:posOffset>
                </wp:positionV>
                <wp:extent cx="742950" cy="9525"/>
                <wp:effectExtent l="0" t="76200" r="19050" b="85725"/>
                <wp:wrapNone/>
                <wp:docPr id="34" name="Straight Arrow Connector 34"/>
                <wp:cNvGraphicFramePr/>
                <a:graphic xmlns:a="http://schemas.openxmlformats.org/drawingml/2006/main">
                  <a:graphicData uri="http://schemas.microsoft.com/office/word/2010/wordprocessingShape">
                    <wps:wsp>
                      <wps:cNvCnPr/>
                      <wps:spPr>
                        <a:xfrm flipV="1">
                          <a:off x="0" y="0"/>
                          <a:ext cx="742950"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99CD21" id="Straight Arrow Connector 34" o:spid="_x0000_s1026" type="#_x0000_t32" style="position:absolute;margin-left:195pt;margin-top:6.8pt;width:58.5pt;height:.75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" strokecolor="black [3200]" strokeweight="1.5pt">
                <v:stroke endarrow="block" joinstyle="miter"/>
              </v:shape>
            </w:pict>
          </mc:Fallback>
        </mc:AlternateContent>
      </w:r>
      <w:r w:rsidRPr="00BE5BFB">
        <w:rPr>
          <w:sz w:val="24"/>
          <w:szCs w:val="24"/>
        </w:rPr>
        <w:tab/>
      </w:r>
    </w:p>
    <w:p w14:paraId="1F1E22DE" w14:textId="7155EC57" w:rsidR="00A21E2A" w:rsidRDefault="00A21E2A" w:rsidP="00A21E2A">
      <w:pPr>
        <w:jc w:val="both"/>
        <w:rPr>
          <w:sz w:val="24"/>
          <w:szCs w:val="24"/>
        </w:rPr>
      </w:pPr>
    </w:p>
    <w:p w14:paraId="0858B567" w14:textId="77777777" w:rsidR="00060B58" w:rsidRPr="00060B58" w:rsidRDefault="007A080C" w:rsidP="00A21E2A">
      <w:pPr>
        <w:jc w:val="both"/>
        <w:rPr>
          <w:sz w:val="24"/>
          <w:szCs w:val="24"/>
        </w:rPr>
      </w:pPr>
      <w:commentRangeStart w:id="208"/>
      <w:commentRangeEnd w:id="208"/>
      <w:r>
        <w:rPr>
          <w:rStyle w:val="CommentReference"/>
        </w:rPr>
        <w:commentReference w:id="208"/>
      </w:r>
    </w:p>
    <w:p w14:paraId="1357AF8E" w14:textId="2D97EC88" w:rsidR="00060B58" w:rsidRPr="001749D6" w:rsidRDefault="00DB403E" w:rsidP="001749D6">
      <w:pPr>
        <w:spacing w:after="0" w:line="276" w:lineRule="auto"/>
        <w:ind w:left="360"/>
        <w:rPr>
          <w:sz w:val="24"/>
          <w:szCs w:val="24"/>
        </w:rPr>
      </w:pPr>
      <w:bookmarkStart w:id="209" w:name="_Grinding_Methods"/>
      <w:bookmarkEnd w:id="209"/>
      <w:r>
        <w:rPr>
          <w:sz w:val="24"/>
          <w:szCs w:val="24"/>
        </w:rPr>
        <w:t>5.</w:t>
      </w:r>
      <w:r w:rsidR="00060B58" w:rsidRPr="001749D6">
        <w:rPr>
          <w:sz w:val="24"/>
          <w:szCs w:val="24"/>
        </w:rPr>
        <w:t>Continue to</w:t>
      </w:r>
      <w:r w:rsidR="00BD773A" w:rsidRPr="001749D6">
        <w:rPr>
          <w:sz w:val="24"/>
          <w:szCs w:val="24"/>
        </w:rPr>
        <w:t xml:space="preserve"> go</w:t>
      </w:r>
      <w:r w:rsidR="00060B58" w:rsidRPr="001749D6">
        <w:rPr>
          <w:sz w:val="24"/>
          <w:szCs w:val="24"/>
        </w:rPr>
        <w:t xml:space="preserve"> through each Chamber/Plot, one at a time, adding the applicable labels to vials and labeling the caps as you go. Put vials back into the box, in order by Chamber/Plot. </w:t>
      </w:r>
    </w:p>
    <w:p w14:paraId="5BA63BF9" w14:textId="77777777" w:rsidR="00060B58" w:rsidRPr="00060B58" w:rsidRDefault="00060B58" w:rsidP="00060B58">
      <w:pPr>
        <w:rPr>
          <w:sz w:val="24"/>
          <w:szCs w:val="24"/>
        </w:rPr>
      </w:pPr>
    </w:p>
    <w:p w14:paraId="60784689" w14:textId="77777777" w:rsidR="00DB403E" w:rsidRDefault="00DB403E" w:rsidP="00DB403E">
      <w:pPr>
        <w:pStyle w:val="ListParagraph"/>
        <w:numPr>
          <w:ilvl w:val="0"/>
          <w:numId w:val="19"/>
        </w:numPr>
        <w:rPr>
          <w:ins w:id="210" w:author="Walsh, Vanessa" w:date="2026-02-18T15:31:00Z" w16du:dateUtc="2026-02-18T20:31:00Z"/>
        </w:rPr>
      </w:pPr>
      <w:ins w:id="211" w:author="Walsh, Vanessa" w:date="2026-02-18T15:30:00Z" w16du:dateUtc="2026-02-18T20:30:00Z">
        <w:r>
          <w:t xml:space="preserve">For vials with </w:t>
        </w:r>
      </w:ins>
      <w:ins w:id="212" w:author="Walsh, Vanessa" w:date="2026-02-18T15:31:00Z" w16du:dateUtc="2026-02-18T20:31:00Z">
        <w:r>
          <w:t>small amounts of sample that will not be ground</w:t>
        </w:r>
      </w:ins>
    </w:p>
    <w:p w14:paraId="39A0DE04" w14:textId="162C8134" w:rsidR="00DB403E" w:rsidRDefault="00C811DA" w:rsidP="00DB403E">
      <w:pPr>
        <w:rPr>
          <w:ins w:id="213" w:author="Walsh, Vanessa" w:date="2026-02-18T15:30:00Z" w16du:dateUtc="2026-02-18T20:30:00Z"/>
        </w:rPr>
      </w:pPr>
      <w:ins w:id="214" w:author="Walsh, Vanessa" w:date="2026-02-18T15:32:00Z" w16du:dateUtc="2026-02-18T20:32:00Z">
        <w:r>
          <w:rPr>
            <w:noProof/>
            <w:sz w:val="24"/>
            <w:szCs w:val="24"/>
          </w:rPr>
          <mc:AlternateContent>
            <mc:Choice Requires="wps">
              <w:drawing>
                <wp:anchor distT="0" distB="0" distL="114300" distR="114300" simplePos="0" relativeHeight="251713536" behindDoc="0" locked="0" layoutInCell="1" allowOverlap="1" wp14:anchorId="44656110" wp14:editId="04D14515">
                  <wp:simplePos x="0" y="0"/>
                  <wp:positionH relativeFrom="column">
                    <wp:posOffset>3391966</wp:posOffset>
                  </wp:positionH>
                  <wp:positionV relativeFrom="paragraph">
                    <wp:posOffset>489789</wp:posOffset>
                  </wp:positionV>
                  <wp:extent cx="162105" cy="168934"/>
                  <wp:effectExtent l="19050" t="38100" r="47625" b="40640"/>
                  <wp:wrapNone/>
                  <wp:docPr id="1291567993" name="Star: 5 Points 1"/>
                  <wp:cNvGraphicFramePr/>
                  <a:graphic xmlns:a="http://schemas.openxmlformats.org/drawingml/2006/main">
                    <a:graphicData uri="http://schemas.microsoft.com/office/word/2010/wordprocessingShape">
                      <wps:wsp>
                        <wps:cNvSpPr/>
                        <wps:spPr>
                          <a:xfrm>
                            <a:off x="0" y="0"/>
                            <a:ext cx="162105" cy="168934"/>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7AFE2" id="Star: 5 Points 1" o:spid="_x0000_s1026" style="position:absolute;margin-left:267.1pt;margin-top:38.55pt;width:12.75pt;height:13.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105,168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" path="m,64527r61919,l81053,r19133,64527l162105,64527r-50094,39880l131146,168934,81053,129053,30959,168934,50094,104407,,64527xe" fillcolor="#4472c4 [3204]" strokecolor="#09101d [484]" strokeweight="1pt">
                  <v:stroke joinstyle="miter"/>
                  <v:path arrowok="t" o:connecttype="custom" o:connectlocs="0,64527;61919,64527;81053,0;100186,64527;162105,64527;112011,104407;131146,168934;81053,129053;30959,168934;50094,104407;0,64527" o:connectangles="0,0,0,0,0,0,0,0,0,0,0"/>
                </v:shape>
              </w:pict>
            </mc:Fallback>
          </mc:AlternateContent>
        </w:r>
      </w:ins>
      <w:ins w:id="215" w:author="Walsh, Vanessa" w:date="2026-02-18T15:31:00Z" w16du:dateUtc="2026-02-18T20:31:00Z">
        <w:r w:rsidR="00DB403E" w:rsidRPr="00BE5BFB">
          <w:rPr>
            <w:noProof/>
            <w:sz w:val="24"/>
            <w:szCs w:val="24"/>
          </w:rPr>
          <mc:AlternateContent>
            <mc:Choice Requires="wps">
              <w:drawing>
                <wp:anchor distT="0" distB="0" distL="114300" distR="114300" simplePos="0" relativeHeight="251712512" behindDoc="0" locked="0" layoutInCell="1" allowOverlap="1" wp14:anchorId="1646CC0B" wp14:editId="3A09FD74">
                  <wp:simplePos x="0" y="0"/>
                  <wp:positionH relativeFrom="margin">
                    <wp:posOffset>2536166</wp:posOffset>
                  </wp:positionH>
                  <wp:positionV relativeFrom="paragraph">
                    <wp:posOffset>240904</wp:posOffset>
                  </wp:positionV>
                  <wp:extent cx="1143000" cy="1133475"/>
                  <wp:effectExtent l="0" t="0" r="19050" b="28575"/>
                  <wp:wrapNone/>
                  <wp:docPr id="740276724" name="Flowchart: Connector 740276724"/>
                  <wp:cNvGraphicFramePr/>
                  <a:graphic xmlns:a="http://schemas.openxmlformats.org/drawingml/2006/main">
                    <a:graphicData uri="http://schemas.microsoft.com/office/word/2010/wordprocessingShape">
                      <wps:wsp>
                        <wps:cNvSpPr/>
                        <wps:spPr>
                          <a:xfrm>
                            <a:off x="0" y="0"/>
                            <a:ext cx="1143000" cy="1133475"/>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459C6F85" w14:textId="77777777" w:rsidR="00C811DA" w:rsidRDefault="00C811DA" w:rsidP="00C811DA">
                              <w:pPr>
                                <w:spacing w:after="100" w:afterAutospacing="1"/>
                                <w:rPr>
                                  <w:ins w:id="216" w:author="Walsh, Vanessa" w:date="2026-02-18T15:31:00Z" w16du:dateUtc="2026-02-18T20:31:00Z"/>
                                </w:rPr>
                              </w:pPr>
                            </w:p>
                            <w:p w14:paraId="7B4ABAC2" w14:textId="698C4769" w:rsidR="00DB403E" w:rsidRDefault="00DB403E">
                              <w:pPr>
                                <w:spacing w:after="100" w:afterAutospacing="1"/>
                                <w:pPrChange w:id="217" w:author="Walsh, Vanessa" w:date="2026-02-18T15:31:00Z" w16du:dateUtc="2026-02-18T20:31:00Z">
                                  <w:pPr>
                                    <w:spacing w:after="100" w:afterAutospacing="1"/>
                                    <w:jc w:val="center"/>
                                  </w:pPr>
                                </w:pPrChange>
                              </w:pPr>
                              <w:r>
                                <w:t>SP1E        Fine Roots</w:t>
                              </w:r>
                            </w:p>
                            <w:p w14:paraId="7CEBAE31" w14:textId="77777777" w:rsidR="00DB403E" w:rsidRDefault="00DB403E" w:rsidP="00DB403E"/>
                            <w:p w14:paraId="7886889B" w14:textId="77777777" w:rsidR="00DB403E" w:rsidRDefault="00DB403E" w:rsidP="00DB403E"/>
                            <w:p w14:paraId="5C33976C" w14:textId="77777777" w:rsidR="00DB403E" w:rsidRPr="008C7FD7" w:rsidRDefault="00DB403E" w:rsidP="00DB403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6CC0B" id="Flowchart: Connector 740276724" o:spid="_x0000_s1047" type="#_x0000_t120" style="position:absolute;margin-left:199.7pt;margin-top:18.95pt;width:90pt;height:89.2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" fillcolor="window" strokecolor="windowText" strokeweight="1pt">
                  <v:stroke joinstyle="miter"/>
                  <v:textbox>
                    <w:txbxContent>
                      <w:p w14:paraId="459C6F85" w14:textId="77777777" w:rsidR="00C811DA" w:rsidRDefault="00C811DA" w:rsidP="00C811DA">
                        <w:pPr>
                          <w:spacing w:after="100" w:afterAutospacing="1"/>
                          <w:rPr>
                            <w:ins w:id="218" w:author="Walsh, Vanessa" w:date="2026-02-18T15:31:00Z" w16du:dateUtc="2026-02-18T20:31:00Z"/>
                          </w:rPr>
                        </w:pPr>
                      </w:p>
                      <w:p w14:paraId="7B4ABAC2" w14:textId="698C4769" w:rsidR="00DB403E" w:rsidRDefault="00DB403E">
                        <w:pPr>
                          <w:spacing w:after="100" w:afterAutospacing="1"/>
                          <w:pPrChange w:id="219" w:author="Walsh, Vanessa" w:date="2026-02-18T15:31:00Z" w16du:dateUtc="2026-02-18T20:31:00Z">
                            <w:pPr>
                              <w:spacing w:after="100" w:afterAutospacing="1"/>
                              <w:jc w:val="center"/>
                            </w:pPr>
                          </w:pPrChange>
                        </w:pPr>
                        <w:r>
                          <w:t>SP1E        Fine Roots</w:t>
                        </w:r>
                      </w:p>
                      <w:p w14:paraId="7CEBAE31" w14:textId="77777777" w:rsidR="00DB403E" w:rsidRDefault="00DB403E" w:rsidP="00DB403E"/>
                      <w:p w14:paraId="7886889B" w14:textId="77777777" w:rsidR="00DB403E" w:rsidRDefault="00DB403E" w:rsidP="00DB403E"/>
                      <w:p w14:paraId="5C33976C" w14:textId="77777777" w:rsidR="00DB403E" w:rsidRPr="008C7FD7" w:rsidRDefault="00DB403E" w:rsidP="00DB403E"/>
                    </w:txbxContent>
                  </v:textbox>
                  <w10:wrap anchorx="margin"/>
                </v:shape>
              </w:pict>
            </mc:Fallback>
          </mc:AlternateContent>
        </w:r>
      </w:ins>
      <w:r w:rsidR="00DB403E">
        <w:br w:type="page"/>
      </w:r>
    </w:p>
    <w:p w14:paraId="52432538" w14:textId="77777777" w:rsidR="00DB403E" w:rsidRDefault="00DB403E">
      <w:pPr>
        <w:rPr>
          <w:rFonts w:eastAsiaTheme="majorEastAsia" w:cstheme="majorBidi"/>
          <w:b/>
          <w:color w:val="000000" w:themeColor="text1"/>
          <w:sz w:val="28"/>
          <w:szCs w:val="32"/>
        </w:rPr>
      </w:pPr>
    </w:p>
    <w:p w14:paraId="687BE411" w14:textId="2BE98BB1" w:rsidR="00BE5BFB" w:rsidRDefault="00472FD2" w:rsidP="00D47048">
      <w:pPr>
        <w:pStyle w:val="Heading1"/>
        <w:spacing w:after="240"/>
      </w:pPr>
      <w:bookmarkStart w:id="220" w:name="_Toc222470319"/>
      <w:r w:rsidRPr="00472FD2">
        <w:t>Grinding</w:t>
      </w:r>
      <w:r>
        <w:t xml:space="preserve"> Methods</w:t>
      </w:r>
      <w:bookmarkEnd w:id="220"/>
    </w:p>
    <w:p w14:paraId="1B5458D6" w14:textId="30127133" w:rsidR="00D47048" w:rsidRDefault="00D47048" w:rsidP="00D47048">
      <w:pPr>
        <w:spacing w:after="240"/>
        <w:rPr>
          <w:bCs/>
          <w:sz w:val="24"/>
        </w:rPr>
      </w:pPr>
      <w:r>
        <w:rPr>
          <w:bCs/>
          <w:sz w:val="24"/>
        </w:rPr>
        <w:t xml:space="preserve">Grinding ingrowth root samples </w:t>
      </w:r>
      <w:proofErr w:type="gramStart"/>
      <w:r>
        <w:rPr>
          <w:bCs/>
          <w:sz w:val="24"/>
        </w:rPr>
        <w:t>is</w:t>
      </w:r>
      <w:proofErr w:type="gramEnd"/>
      <w:r>
        <w:rPr>
          <w:bCs/>
          <w:sz w:val="24"/>
        </w:rPr>
        <w:t xml:space="preserve"> done in the Field Sample Processing Room (Mathias 1028) and the Grinding Room (Mathias 1028A). Make sure that you sign out a workstation in/access to these rooms (on </w:t>
      </w:r>
      <w:del w:id="221" w:author="Walsh, Vanessa" w:date="2026-02-19T07:55:00Z" w16du:dateUtc="2026-02-19T12:55:00Z">
        <w:r w:rsidDel="00FE096B">
          <w:rPr>
            <w:bCs/>
            <w:sz w:val="24"/>
          </w:rPr>
          <w:delText>Bookkit</w:delText>
        </w:r>
      </w:del>
      <w:ins w:id="222" w:author="Walsh, Vanessa" w:date="2026-02-19T07:55:00Z" w16du:dateUtc="2026-02-19T12:55:00Z">
        <w:r w:rsidR="00FE096B">
          <w:rPr>
            <w:bCs/>
            <w:sz w:val="24"/>
          </w:rPr>
          <w:t>Cluster Market</w:t>
        </w:r>
      </w:ins>
      <w:r>
        <w:rPr>
          <w:bCs/>
          <w:sz w:val="24"/>
        </w:rPr>
        <w:t>), prior to your expected day(s) of use.</w:t>
      </w:r>
      <w:r w:rsidR="00FF5804">
        <w:rPr>
          <w:bCs/>
          <w:sz w:val="24"/>
        </w:rPr>
        <w:t xml:space="preserve"> </w:t>
      </w:r>
    </w:p>
    <w:p w14:paraId="3820DDDB" w14:textId="217C17E2" w:rsidR="003B0AA3" w:rsidRDefault="00FF5804" w:rsidP="003B0AA3">
      <w:pPr>
        <w:spacing w:after="240"/>
        <w:rPr>
          <w:bCs/>
          <w:sz w:val="24"/>
          <w:szCs w:val="24"/>
        </w:rPr>
      </w:pPr>
      <w:r>
        <w:rPr>
          <w:bCs/>
          <w:sz w:val="24"/>
        </w:rPr>
        <w:t>Th</w:t>
      </w:r>
      <w:r w:rsidR="00A7551F">
        <w:rPr>
          <w:bCs/>
          <w:sz w:val="24"/>
        </w:rPr>
        <w:t>e</w:t>
      </w:r>
      <w:r>
        <w:rPr>
          <w:bCs/>
          <w:sz w:val="24"/>
        </w:rPr>
        <w:t xml:space="preserve"> </w:t>
      </w:r>
      <w:r w:rsidR="00562E67">
        <w:rPr>
          <w:bCs/>
          <w:sz w:val="24"/>
        </w:rPr>
        <w:t xml:space="preserve">grinding </w:t>
      </w:r>
      <w:r>
        <w:rPr>
          <w:bCs/>
          <w:sz w:val="24"/>
        </w:rPr>
        <w:t xml:space="preserve">process is visually portrayed very nicely in a </w:t>
      </w:r>
      <w:proofErr w:type="spellStart"/>
      <w:r>
        <w:rPr>
          <w:bCs/>
          <w:sz w:val="24"/>
        </w:rPr>
        <w:t>Powerpoint</w:t>
      </w:r>
      <w:proofErr w:type="spellEnd"/>
      <w:r w:rsidR="00BB7B08">
        <w:rPr>
          <w:bCs/>
          <w:sz w:val="24"/>
        </w:rPr>
        <w:t xml:space="preserve"> presentation (link below). A printed copy of this </w:t>
      </w:r>
      <w:proofErr w:type="spellStart"/>
      <w:r w:rsidR="00BB7B08">
        <w:rPr>
          <w:bCs/>
          <w:sz w:val="24"/>
        </w:rPr>
        <w:t>Powerpoint</w:t>
      </w:r>
      <w:proofErr w:type="spellEnd"/>
      <w:r w:rsidR="00BB7B08">
        <w:rPr>
          <w:bCs/>
          <w:sz w:val="24"/>
        </w:rPr>
        <w:t xml:space="preserve"> should also </w:t>
      </w:r>
      <w:del w:id="223" w:author="Fisher, Jillian, J" w:date="2026-02-20T10:05:00Z" w16du:dateUtc="2026-02-20T15:05:00Z">
        <w:r w:rsidR="00BB7B08" w:rsidDel="00FA6F50">
          <w:rPr>
            <w:bCs/>
            <w:sz w:val="24"/>
          </w:rPr>
          <w:delText>accessible</w:delText>
        </w:r>
      </w:del>
      <w:ins w:id="224" w:author="Fisher, Jillian, J" w:date="2026-02-20T10:05:00Z" w16du:dateUtc="2026-02-20T15:05:00Z">
        <w:r w:rsidR="00FA6F50">
          <w:rPr>
            <w:bCs/>
            <w:sz w:val="24"/>
          </w:rPr>
          <w:t>be accessible</w:t>
        </w:r>
      </w:ins>
      <w:r w:rsidR="00BB7B08">
        <w:rPr>
          <w:bCs/>
          <w:sz w:val="24"/>
        </w:rPr>
        <w:t xml:space="preserve"> near the grinding machine.</w:t>
      </w:r>
    </w:p>
    <w:p w14:paraId="3FC8FEC0" w14:textId="74891CCE" w:rsidR="000F07FA" w:rsidRPr="003B0AA3" w:rsidRDefault="003B0AA3" w:rsidP="00D20A60">
      <w:pPr>
        <w:spacing w:after="240"/>
        <w:rPr>
          <w:bCs/>
          <w:sz w:val="24"/>
          <w:szCs w:val="24"/>
        </w:rPr>
      </w:pPr>
      <w:proofErr w:type="spellStart"/>
      <w:r w:rsidRPr="003B0AA3">
        <w:rPr>
          <w:b/>
          <w:sz w:val="24"/>
          <w:szCs w:val="24"/>
        </w:rPr>
        <w:t>Powerpoint</w:t>
      </w:r>
      <w:proofErr w:type="spellEnd"/>
      <w:r w:rsidR="000F07FA" w:rsidRPr="000F07FA">
        <w:rPr>
          <w:bCs/>
          <w:sz w:val="24"/>
          <w:szCs w:val="24"/>
        </w:rPr>
        <w:t xml:space="preserve">: </w:t>
      </w:r>
      <w:hyperlink r:id="rId32" w:history="1">
        <w:r w:rsidR="00BD49D9">
          <w:rPr>
            <w:rStyle w:val="Hyperlink"/>
            <w:bCs/>
            <w:sz w:val="24"/>
            <w:szCs w:val="24"/>
          </w:rPr>
          <w:t>S:</w:t>
        </w:r>
        <w:r w:rsidR="00BD49D9" w:rsidRPr="003B3435">
          <w:rPr>
            <w:rStyle w:val="Hyperlink"/>
            <w:bCs/>
            <w:sz w:val="24"/>
            <w:szCs w:val="24"/>
          </w:rPr>
          <w:t>\Biogeochemistry\Methods &amp; Procedures\Harvest Sample Grinding Protocol\2020 Harvest Sample Grinding Protocol.pptx</w:t>
        </w:r>
      </w:hyperlink>
    </w:p>
    <w:p w14:paraId="611717B6" w14:textId="3EBA4F23" w:rsidR="00F51C00" w:rsidRPr="000D3002" w:rsidRDefault="00F51C00" w:rsidP="00F51C00">
      <w:pPr>
        <w:ind w:firstLine="720"/>
        <w:rPr>
          <w:sz w:val="24"/>
          <w:szCs w:val="24"/>
        </w:rPr>
      </w:pPr>
      <w:r>
        <w:rPr>
          <w:b/>
          <w:sz w:val="24"/>
          <w:szCs w:val="24"/>
        </w:rPr>
        <w:t>Materials</w:t>
      </w:r>
      <w:r w:rsidRPr="000D3002">
        <w:rPr>
          <w:b/>
          <w:sz w:val="24"/>
          <w:szCs w:val="24"/>
        </w:rPr>
        <w:t>:</w:t>
      </w:r>
      <w:r>
        <w:rPr>
          <w:b/>
          <w:sz w:val="24"/>
          <w:szCs w:val="24"/>
        </w:rPr>
        <w:t xml:space="preserve"> </w:t>
      </w:r>
    </w:p>
    <w:p w14:paraId="62D03D3F" w14:textId="0C139B93" w:rsidR="00F51C00" w:rsidRPr="007573FF" w:rsidRDefault="00821D29" w:rsidP="00F51C00">
      <w:pPr>
        <w:pStyle w:val="ListParagraph"/>
        <w:numPr>
          <w:ilvl w:val="0"/>
          <w:numId w:val="3"/>
        </w:numPr>
        <w:rPr>
          <w:sz w:val="24"/>
          <w:szCs w:val="24"/>
        </w:rPr>
      </w:pPr>
      <w:r>
        <w:rPr>
          <w:sz w:val="24"/>
          <w:szCs w:val="24"/>
        </w:rPr>
        <w:t>Funnel (1.5cm d.)</w:t>
      </w:r>
    </w:p>
    <w:p w14:paraId="168FDAB4" w14:textId="77777777" w:rsidR="00F51C00" w:rsidRPr="00BE5BFB" w:rsidRDefault="00F51C00" w:rsidP="00F51C00">
      <w:pPr>
        <w:pStyle w:val="ListParagraph"/>
        <w:numPr>
          <w:ilvl w:val="0"/>
          <w:numId w:val="3"/>
        </w:numPr>
        <w:rPr>
          <w:sz w:val="24"/>
          <w:szCs w:val="24"/>
        </w:rPr>
      </w:pPr>
      <w:r w:rsidRPr="00BE5BFB">
        <w:rPr>
          <w:sz w:val="24"/>
          <w:szCs w:val="24"/>
        </w:rPr>
        <w:t>Tweezers</w:t>
      </w:r>
    </w:p>
    <w:p w14:paraId="27C5DFFE" w14:textId="6C89E75E" w:rsidR="00F51C00" w:rsidRPr="00FC1BCF" w:rsidRDefault="00F51C00" w:rsidP="00F51C00">
      <w:pPr>
        <w:pStyle w:val="ListParagraph"/>
        <w:numPr>
          <w:ilvl w:val="0"/>
          <w:numId w:val="3"/>
        </w:numPr>
        <w:rPr>
          <w:b/>
          <w:sz w:val="24"/>
          <w:szCs w:val="24"/>
        </w:rPr>
      </w:pPr>
      <w:r w:rsidRPr="00BE5BFB">
        <w:rPr>
          <w:sz w:val="24"/>
          <w:szCs w:val="24"/>
        </w:rPr>
        <w:t>Datasheet</w:t>
      </w:r>
    </w:p>
    <w:p w14:paraId="017DE4A8" w14:textId="7FC09573" w:rsidR="00FC1BCF" w:rsidRPr="00BE5BFB" w:rsidRDefault="0060226C" w:rsidP="00F51C00">
      <w:pPr>
        <w:pStyle w:val="ListParagraph"/>
        <w:numPr>
          <w:ilvl w:val="0"/>
          <w:numId w:val="3"/>
        </w:numPr>
        <w:rPr>
          <w:b/>
          <w:sz w:val="24"/>
          <w:szCs w:val="24"/>
        </w:rPr>
      </w:pPr>
      <w:r>
        <w:rPr>
          <w:sz w:val="24"/>
          <w:szCs w:val="24"/>
        </w:rPr>
        <w:t>Grinding</w:t>
      </w:r>
      <w:r w:rsidR="00FC1BCF">
        <w:rPr>
          <w:sz w:val="24"/>
          <w:szCs w:val="24"/>
        </w:rPr>
        <w:t xml:space="preserve"> Checklist</w:t>
      </w:r>
      <w:r w:rsidR="00A21E2A">
        <w:rPr>
          <w:sz w:val="24"/>
          <w:szCs w:val="24"/>
        </w:rPr>
        <w:t>(</w:t>
      </w:r>
      <w:r w:rsidR="00FC1BCF">
        <w:rPr>
          <w:sz w:val="24"/>
          <w:szCs w:val="24"/>
        </w:rPr>
        <w:t>s</w:t>
      </w:r>
      <w:r w:rsidR="00A21E2A">
        <w:rPr>
          <w:sz w:val="24"/>
          <w:szCs w:val="24"/>
        </w:rPr>
        <w:t>)</w:t>
      </w:r>
    </w:p>
    <w:p w14:paraId="6D2EDA61" w14:textId="77777777" w:rsidR="00F51C00" w:rsidRPr="00BE5BFB" w:rsidRDefault="00F51C00" w:rsidP="00F51C00">
      <w:pPr>
        <w:pStyle w:val="ListParagraph"/>
        <w:numPr>
          <w:ilvl w:val="0"/>
          <w:numId w:val="3"/>
        </w:numPr>
        <w:rPr>
          <w:b/>
          <w:sz w:val="24"/>
          <w:szCs w:val="24"/>
        </w:rPr>
      </w:pPr>
      <w:r w:rsidRPr="00BE5BFB">
        <w:rPr>
          <w:sz w:val="24"/>
          <w:szCs w:val="24"/>
        </w:rPr>
        <w:t>Pencil</w:t>
      </w:r>
    </w:p>
    <w:p w14:paraId="397CA38A" w14:textId="72BE610E" w:rsidR="00F51C00" w:rsidRPr="001F389C" w:rsidRDefault="00F51C00" w:rsidP="00F51C00">
      <w:pPr>
        <w:pStyle w:val="ListParagraph"/>
        <w:numPr>
          <w:ilvl w:val="0"/>
          <w:numId w:val="3"/>
        </w:numPr>
        <w:rPr>
          <w:b/>
          <w:sz w:val="24"/>
          <w:szCs w:val="24"/>
        </w:rPr>
      </w:pPr>
      <w:r w:rsidRPr="00BE5BFB">
        <w:rPr>
          <w:sz w:val="24"/>
          <w:szCs w:val="24"/>
        </w:rPr>
        <w:t>Samples</w:t>
      </w:r>
    </w:p>
    <w:p w14:paraId="0C9E546B" w14:textId="1DE1AF8D" w:rsidR="001F389C" w:rsidRPr="00A2081E" w:rsidRDefault="00EA4414" w:rsidP="00F51C00">
      <w:pPr>
        <w:pStyle w:val="ListParagraph"/>
        <w:numPr>
          <w:ilvl w:val="0"/>
          <w:numId w:val="3"/>
        </w:numPr>
        <w:rPr>
          <w:b/>
          <w:sz w:val="24"/>
          <w:szCs w:val="24"/>
        </w:rPr>
      </w:pPr>
      <w:r>
        <w:rPr>
          <w:sz w:val="24"/>
          <w:szCs w:val="24"/>
        </w:rPr>
        <w:t xml:space="preserve">Labeled </w:t>
      </w:r>
      <w:r w:rsidR="001F389C">
        <w:rPr>
          <w:sz w:val="24"/>
          <w:szCs w:val="24"/>
        </w:rPr>
        <w:t>Scintillation vials</w:t>
      </w:r>
    </w:p>
    <w:p w14:paraId="761869B8" w14:textId="18609CC5" w:rsidR="00A2081E" w:rsidRPr="00D20A60" w:rsidRDefault="00A2081E" w:rsidP="00F51C00">
      <w:pPr>
        <w:pStyle w:val="ListParagraph"/>
        <w:numPr>
          <w:ilvl w:val="0"/>
          <w:numId w:val="3"/>
        </w:numPr>
        <w:rPr>
          <w:b/>
          <w:sz w:val="24"/>
          <w:szCs w:val="24"/>
        </w:rPr>
      </w:pPr>
      <w:r>
        <w:rPr>
          <w:sz w:val="24"/>
          <w:szCs w:val="24"/>
        </w:rPr>
        <w:t>Coffee grinder</w:t>
      </w:r>
    </w:p>
    <w:p w14:paraId="4D6AE125" w14:textId="6958EE24" w:rsidR="008F3F9D" w:rsidRPr="00D20A60" w:rsidRDefault="008F3F9D" w:rsidP="00F51C00">
      <w:pPr>
        <w:pStyle w:val="ListParagraph"/>
        <w:numPr>
          <w:ilvl w:val="0"/>
          <w:numId w:val="3"/>
        </w:numPr>
        <w:rPr>
          <w:b/>
          <w:sz w:val="24"/>
          <w:szCs w:val="24"/>
        </w:rPr>
      </w:pPr>
      <w:r>
        <w:rPr>
          <w:sz w:val="24"/>
          <w:szCs w:val="24"/>
        </w:rPr>
        <w:t>Kimwipes</w:t>
      </w:r>
    </w:p>
    <w:p w14:paraId="13B4D1D8" w14:textId="2C82D4B9" w:rsidR="008F3F9D" w:rsidRPr="00D20A60" w:rsidRDefault="008F3F9D" w:rsidP="00F51C00">
      <w:pPr>
        <w:pStyle w:val="ListParagraph"/>
        <w:numPr>
          <w:ilvl w:val="0"/>
          <w:numId w:val="3"/>
        </w:numPr>
        <w:rPr>
          <w:b/>
          <w:sz w:val="24"/>
          <w:szCs w:val="24"/>
        </w:rPr>
      </w:pPr>
      <w:r>
        <w:rPr>
          <w:sz w:val="24"/>
          <w:szCs w:val="24"/>
        </w:rPr>
        <w:t>DI water</w:t>
      </w:r>
    </w:p>
    <w:p w14:paraId="32279B2B" w14:textId="7A2ECBFD" w:rsidR="008F3F9D" w:rsidRPr="00D20A60" w:rsidRDefault="008F3F9D" w:rsidP="00F51C00">
      <w:pPr>
        <w:pStyle w:val="ListParagraph"/>
        <w:numPr>
          <w:ilvl w:val="0"/>
          <w:numId w:val="3"/>
        </w:numPr>
        <w:rPr>
          <w:b/>
          <w:sz w:val="24"/>
          <w:szCs w:val="24"/>
        </w:rPr>
      </w:pPr>
      <w:r>
        <w:rPr>
          <w:sz w:val="24"/>
          <w:szCs w:val="24"/>
        </w:rPr>
        <w:t>Ethanol</w:t>
      </w:r>
    </w:p>
    <w:p w14:paraId="70549F12" w14:textId="0C92ACB9" w:rsidR="008F3F9D" w:rsidRPr="001F389C" w:rsidRDefault="008F3F9D" w:rsidP="00F51C00">
      <w:pPr>
        <w:pStyle w:val="ListParagraph"/>
        <w:numPr>
          <w:ilvl w:val="0"/>
          <w:numId w:val="3"/>
        </w:numPr>
        <w:rPr>
          <w:b/>
          <w:sz w:val="24"/>
          <w:szCs w:val="24"/>
        </w:rPr>
      </w:pPr>
      <w:r>
        <w:rPr>
          <w:sz w:val="24"/>
          <w:szCs w:val="24"/>
        </w:rPr>
        <w:t>Paint brush</w:t>
      </w:r>
    </w:p>
    <w:p w14:paraId="481E7CEC" w14:textId="3121C31C" w:rsidR="00472FD2" w:rsidRPr="00F574B0" w:rsidRDefault="00FC1BCF" w:rsidP="00D20A60">
      <w:pPr>
        <w:spacing w:line="276" w:lineRule="auto"/>
        <w:ind w:firstLine="360"/>
        <w:jc w:val="both"/>
        <w:rPr>
          <w:b/>
          <w:sz w:val="24"/>
          <w:szCs w:val="24"/>
        </w:rPr>
      </w:pPr>
      <w:r>
        <w:rPr>
          <w:b/>
          <w:sz w:val="24"/>
          <w:szCs w:val="24"/>
        </w:rPr>
        <w:t>Prior to Grinding</w:t>
      </w:r>
    </w:p>
    <w:p w14:paraId="04448EF0" w14:textId="3C046EBB" w:rsidR="00472FD2" w:rsidRPr="00BE5BFB" w:rsidRDefault="0060226C" w:rsidP="00D20A60">
      <w:pPr>
        <w:pStyle w:val="ListParagraph"/>
        <w:numPr>
          <w:ilvl w:val="0"/>
          <w:numId w:val="21"/>
        </w:numPr>
        <w:spacing w:line="276" w:lineRule="auto"/>
        <w:rPr>
          <w:sz w:val="24"/>
          <w:szCs w:val="24"/>
        </w:rPr>
      </w:pPr>
      <w:r>
        <w:rPr>
          <w:sz w:val="24"/>
          <w:szCs w:val="24"/>
        </w:rPr>
        <w:t>Or</w:t>
      </w:r>
      <w:r w:rsidR="00472FD2" w:rsidRPr="00BE5BFB">
        <w:rPr>
          <w:sz w:val="24"/>
          <w:szCs w:val="24"/>
        </w:rPr>
        <w:t xml:space="preserve">ganize </w:t>
      </w:r>
      <w:r>
        <w:rPr>
          <w:sz w:val="24"/>
          <w:szCs w:val="24"/>
        </w:rPr>
        <w:t>consolidated/compiled sample</w:t>
      </w:r>
      <w:r w:rsidR="00472FD2" w:rsidRPr="00BE5BFB">
        <w:rPr>
          <w:sz w:val="24"/>
          <w:szCs w:val="24"/>
        </w:rPr>
        <w:t xml:space="preserve"> </w:t>
      </w:r>
      <w:r>
        <w:rPr>
          <w:sz w:val="24"/>
          <w:szCs w:val="24"/>
        </w:rPr>
        <w:t>coin envelopes</w:t>
      </w:r>
      <w:r w:rsidR="00472FD2" w:rsidRPr="00BE5BFB">
        <w:rPr>
          <w:sz w:val="24"/>
          <w:szCs w:val="24"/>
        </w:rPr>
        <w:t xml:space="preserve"> to correspond with the order of the labeled sample </w:t>
      </w:r>
      <w:r>
        <w:rPr>
          <w:sz w:val="24"/>
          <w:szCs w:val="24"/>
        </w:rPr>
        <w:t xml:space="preserve">scintillation </w:t>
      </w:r>
      <w:r w:rsidR="00472FD2" w:rsidRPr="00BE5BFB">
        <w:rPr>
          <w:sz w:val="24"/>
          <w:szCs w:val="24"/>
        </w:rPr>
        <w:t>vials.</w:t>
      </w:r>
    </w:p>
    <w:p w14:paraId="1133A91B" w14:textId="77777777" w:rsidR="001749D6" w:rsidRPr="001749D6" w:rsidRDefault="00472FD2" w:rsidP="00D20A60">
      <w:pPr>
        <w:pStyle w:val="ListParagraph"/>
        <w:numPr>
          <w:ilvl w:val="0"/>
          <w:numId w:val="21"/>
        </w:numPr>
        <w:spacing w:line="276" w:lineRule="auto"/>
        <w:rPr>
          <w:ins w:id="225" w:author="Walsh, Vanessa" w:date="2026-02-19T07:27:00Z" w16du:dateUtc="2026-02-19T12:27:00Z"/>
          <w:b/>
          <w:sz w:val="24"/>
          <w:szCs w:val="24"/>
          <w:u w:val="single"/>
        </w:rPr>
      </w:pPr>
      <w:r w:rsidRPr="00BE5BFB">
        <w:rPr>
          <w:sz w:val="24"/>
          <w:szCs w:val="24"/>
        </w:rPr>
        <w:t xml:space="preserve">Check each </w:t>
      </w:r>
      <w:r w:rsidR="0060226C">
        <w:rPr>
          <w:sz w:val="24"/>
          <w:szCs w:val="24"/>
        </w:rPr>
        <w:t>coin envelope</w:t>
      </w:r>
      <w:r w:rsidRPr="00BE5BFB">
        <w:rPr>
          <w:sz w:val="24"/>
          <w:szCs w:val="24"/>
        </w:rPr>
        <w:t xml:space="preserve"> to see how </w:t>
      </w:r>
      <w:proofErr w:type="gramStart"/>
      <w:r w:rsidRPr="00BE5BFB">
        <w:rPr>
          <w:sz w:val="24"/>
          <w:szCs w:val="24"/>
        </w:rPr>
        <w:t>much</w:t>
      </w:r>
      <w:proofErr w:type="gramEnd"/>
      <w:r w:rsidRPr="00BE5BFB">
        <w:rPr>
          <w:sz w:val="24"/>
          <w:szCs w:val="24"/>
        </w:rPr>
        <w:t xml:space="preserve"> sample is inside.</w:t>
      </w:r>
    </w:p>
    <w:p w14:paraId="20E9F7FE" w14:textId="77777777" w:rsidR="001749D6" w:rsidRPr="001749D6" w:rsidRDefault="00472FD2" w:rsidP="001749D6">
      <w:pPr>
        <w:pStyle w:val="ListParagraph"/>
        <w:numPr>
          <w:ilvl w:val="1"/>
          <w:numId w:val="21"/>
        </w:numPr>
        <w:spacing w:line="276" w:lineRule="auto"/>
        <w:rPr>
          <w:ins w:id="226" w:author="Walsh, Vanessa" w:date="2026-02-19T07:31:00Z" w16du:dateUtc="2026-02-19T12:31:00Z"/>
          <w:b/>
          <w:sz w:val="24"/>
          <w:szCs w:val="24"/>
          <w:u w:val="single"/>
        </w:rPr>
      </w:pPr>
      <w:r w:rsidRPr="00BE5BFB">
        <w:rPr>
          <w:sz w:val="24"/>
          <w:szCs w:val="24"/>
        </w:rPr>
        <w:t xml:space="preserve"> </w:t>
      </w:r>
      <w:r w:rsidR="0060226C">
        <w:rPr>
          <w:sz w:val="24"/>
          <w:szCs w:val="24"/>
        </w:rPr>
        <w:t>If necessary, use scissors to cut roots/rhizomes into smaller pieces,</w:t>
      </w:r>
      <w:r w:rsidRPr="00BE5BFB">
        <w:rPr>
          <w:sz w:val="24"/>
          <w:szCs w:val="24"/>
        </w:rPr>
        <w:t xml:space="preserve"> or for larger samples use </w:t>
      </w:r>
      <w:r w:rsidR="0060226C">
        <w:rPr>
          <w:sz w:val="24"/>
          <w:szCs w:val="24"/>
        </w:rPr>
        <w:t xml:space="preserve">the </w:t>
      </w:r>
      <w:r w:rsidRPr="00BE5BFB">
        <w:rPr>
          <w:sz w:val="24"/>
          <w:szCs w:val="24"/>
        </w:rPr>
        <w:t>coffee grinder. The coffee grinder will have to be cleaned between each use.</w:t>
      </w:r>
      <w:r w:rsidR="0060226C">
        <w:rPr>
          <w:sz w:val="24"/>
          <w:szCs w:val="24"/>
        </w:rPr>
        <w:t xml:space="preserve"> </w:t>
      </w:r>
      <w:proofErr w:type="gramStart"/>
      <w:r w:rsidR="0060226C">
        <w:rPr>
          <w:b/>
          <w:bCs/>
          <w:color w:val="FF0000"/>
          <w:sz w:val="24"/>
          <w:szCs w:val="24"/>
        </w:rPr>
        <w:t>Insert how</w:t>
      </w:r>
      <w:proofErr w:type="gramEnd"/>
      <w:r w:rsidR="0060226C">
        <w:rPr>
          <w:b/>
          <w:bCs/>
          <w:color w:val="FF0000"/>
          <w:sz w:val="24"/>
          <w:szCs w:val="24"/>
        </w:rPr>
        <w:t xml:space="preserve"> to clean the coffee grinder?</w:t>
      </w:r>
    </w:p>
    <w:p w14:paraId="5233E228" w14:textId="6E46CB7F" w:rsidR="001749D6" w:rsidRPr="001749D6" w:rsidRDefault="001749D6" w:rsidP="001749D6">
      <w:pPr>
        <w:pStyle w:val="ListParagraph"/>
        <w:numPr>
          <w:ilvl w:val="1"/>
          <w:numId w:val="21"/>
        </w:numPr>
        <w:spacing w:line="276" w:lineRule="auto"/>
        <w:rPr>
          <w:b/>
          <w:sz w:val="24"/>
          <w:szCs w:val="24"/>
          <w:u w:val="single"/>
        </w:rPr>
      </w:pPr>
      <w:ins w:id="227" w:author="Walsh, Vanessa" w:date="2026-02-19T07:27:00Z" w16du:dateUtc="2026-02-19T12:27:00Z">
        <w:r w:rsidRPr="001749D6">
          <w:rPr>
            <w:color w:val="FF0000"/>
            <w:sz w:val="24"/>
            <w:szCs w:val="24"/>
          </w:rPr>
          <w:t xml:space="preserve">If the sample </w:t>
        </w:r>
        <w:proofErr w:type="gramStart"/>
        <w:r w:rsidRPr="001749D6">
          <w:rPr>
            <w:color w:val="FF0000"/>
            <w:sz w:val="24"/>
            <w:szCs w:val="24"/>
          </w:rPr>
          <w:t>will not be</w:t>
        </w:r>
        <w:proofErr w:type="gramEnd"/>
        <w:r w:rsidRPr="001749D6">
          <w:rPr>
            <w:color w:val="FF0000"/>
            <w:sz w:val="24"/>
            <w:szCs w:val="24"/>
          </w:rPr>
          <w:t xml:space="preserve"> ground as it is weights less than the </w:t>
        </w:r>
      </w:ins>
      <w:ins w:id="228" w:author="Walsh, Vanessa" w:date="2026-02-19T07:55:00Z" w16du:dateUtc="2026-02-19T12:55:00Z">
        <w:r w:rsidR="00FE096B" w:rsidRPr="001749D6">
          <w:rPr>
            <w:color w:val="FF0000"/>
            <w:sz w:val="24"/>
            <w:szCs w:val="24"/>
          </w:rPr>
          <w:t>minimum</w:t>
        </w:r>
      </w:ins>
      <w:ins w:id="229" w:author="Walsh, Vanessa" w:date="2026-02-19T07:28:00Z" w16du:dateUtc="2026-02-19T12:28:00Z">
        <w:r w:rsidRPr="001749D6">
          <w:rPr>
            <w:color w:val="FF0000"/>
            <w:sz w:val="24"/>
            <w:szCs w:val="24"/>
          </w:rPr>
          <w:t xml:space="preserve"> </w:t>
        </w:r>
      </w:ins>
      <w:ins w:id="230" w:author="Walsh, Vanessa" w:date="2026-02-19T07:55:00Z" w16du:dateUtc="2026-02-19T12:55:00Z">
        <w:r w:rsidR="00FE096B" w:rsidRPr="001749D6">
          <w:rPr>
            <w:color w:val="FF0000"/>
            <w:sz w:val="24"/>
            <w:szCs w:val="24"/>
          </w:rPr>
          <w:t>standards</w:t>
        </w:r>
      </w:ins>
      <w:ins w:id="231" w:author="Walsh, Vanessa" w:date="2026-02-19T07:29:00Z" w16du:dateUtc="2026-02-19T12:29:00Z">
        <w:r w:rsidRPr="001749D6">
          <w:rPr>
            <w:color w:val="FF0000"/>
            <w:sz w:val="24"/>
            <w:szCs w:val="24"/>
          </w:rPr>
          <w:t xml:space="preserve"> set in the</w:t>
        </w:r>
      </w:ins>
      <w:ins w:id="232" w:author="Walsh, Vanessa" w:date="2026-02-19T07:30:00Z" w16du:dateUtc="2026-02-19T12:30:00Z">
        <w:r w:rsidRPr="001749D6">
          <w:rPr>
            <w:color w:val="FF0000"/>
            <w:sz w:val="24"/>
            <w:szCs w:val="24"/>
          </w:rPr>
          <w:t xml:space="preserve"> scintillation vials labeling </w:t>
        </w:r>
      </w:ins>
      <w:ins w:id="233" w:author="Walsh, Vanessa" w:date="2026-02-19T07:55:00Z" w16du:dateUtc="2026-02-19T12:55:00Z">
        <w:r w:rsidR="00FE096B" w:rsidRPr="001749D6">
          <w:rPr>
            <w:color w:val="FF0000"/>
            <w:sz w:val="24"/>
            <w:szCs w:val="24"/>
          </w:rPr>
          <w:t>protocol</w:t>
        </w:r>
      </w:ins>
      <w:ins w:id="234" w:author="Walsh, Vanessa" w:date="2026-02-19T07:30:00Z" w16du:dateUtc="2026-02-19T12:30:00Z">
        <w:r w:rsidRPr="001749D6">
          <w:rPr>
            <w:color w:val="FF0000"/>
            <w:sz w:val="24"/>
            <w:szCs w:val="24"/>
          </w:rPr>
          <w:t xml:space="preserve"> above</w:t>
        </w:r>
      </w:ins>
      <w:r w:rsidRPr="001749D6">
        <w:rPr>
          <w:color w:val="FF0000"/>
          <w:sz w:val="24"/>
          <w:szCs w:val="24"/>
        </w:rPr>
        <w:t>,</w:t>
      </w:r>
      <w:ins w:id="235" w:author="Walsh, Vanessa" w:date="2026-02-19T07:56:00Z" w16du:dateUtc="2026-02-19T12:56:00Z">
        <w:r w:rsidR="00FE096B">
          <w:rPr>
            <w:color w:val="FF0000"/>
            <w:sz w:val="24"/>
            <w:szCs w:val="24"/>
          </w:rPr>
          <w:t xml:space="preserve"> then</w:t>
        </w:r>
      </w:ins>
      <w:r w:rsidRPr="001749D6">
        <w:rPr>
          <w:color w:val="FF0000"/>
          <w:sz w:val="24"/>
          <w:szCs w:val="24"/>
        </w:rPr>
        <w:t xml:space="preserve"> place the sample directly into its scintillation vials</w:t>
      </w:r>
      <w:ins w:id="236" w:author="Walsh, Vanessa" w:date="2026-02-19T07:30:00Z" w16du:dateUtc="2026-02-19T12:30:00Z">
        <w:r w:rsidRPr="001749D6">
          <w:rPr>
            <w:color w:val="FF0000"/>
            <w:sz w:val="24"/>
            <w:szCs w:val="24"/>
          </w:rPr>
          <w:t xml:space="preserve">. The vial should already be marked with an </w:t>
        </w:r>
      </w:ins>
      <w:ins w:id="237" w:author="Walsh, Vanessa" w:date="2026-02-19T07:56:00Z" w16du:dateUtc="2026-02-19T12:56:00Z">
        <w:r w:rsidR="00FE096B" w:rsidRPr="001749D6">
          <w:rPr>
            <w:color w:val="FF0000"/>
            <w:sz w:val="24"/>
            <w:szCs w:val="24"/>
          </w:rPr>
          <w:t>a</w:t>
        </w:r>
        <w:r w:rsidR="00FE096B">
          <w:rPr>
            <w:color w:val="FF0000"/>
            <w:sz w:val="24"/>
            <w:szCs w:val="24"/>
          </w:rPr>
          <w:t>s</w:t>
        </w:r>
        <w:r w:rsidR="00FE096B" w:rsidRPr="001749D6">
          <w:rPr>
            <w:color w:val="FF0000"/>
            <w:sz w:val="24"/>
            <w:szCs w:val="24"/>
          </w:rPr>
          <w:t>terisk</w:t>
        </w:r>
      </w:ins>
      <w:ins w:id="238" w:author="Walsh, Vanessa" w:date="2026-02-19T07:30:00Z" w16du:dateUtc="2026-02-19T12:30:00Z">
        <w:r w:rsidRPr="001749D6">
          <w:rPr>
            <w:color w:val="FF0000"/>
            <w:sz w:val="24"/>
            <w:szCs w:val="24"/>
          </w:rPr>
          <w:t xml:space="preserve">/star on the cap, if not, do so. </w:t>
        </w:r>
      </w:ins>
    </w:p>
    <w:p w14:paraId="1E3AE59D" w14:textId="1118E0B7" w:rsidR="00472FD2" w:rsidRDefault="00472FD2">
      <w:pPr>
        <w:pStyle w:val="ListParagraph"/>
        <w:numPr>
          <w:ilvl w:val="0"/>
          <w:numId w:val="21"/>
        </w:numPr>
        <w:rPr>
          <w:sz w:val="24"/>
          <w:szCs w:val="24"/>
        </w:rPr>
      </w:pPr>
      <w:r w:rsidRPr="00BE5BFB">
        <w:rPr>
          <w:sz w:val="24"/>
          <w:szCs w:val="24"/>
        </w:rPr>
        <w:t>Print Grinding checklist to keep track of progress as samples are processed.</w:t>
      </w:r>
      <w:r w:rsidR="0060226C">
        <w:rPr>
          <w:sz w:val="24"/>
          <w:szCs w:val="24"/>
        </w:rPr>
        <w:t xml:space="preserve"> Use the Sorting Checklist(s) to make the Grinding checklist applicable to this season.</w:t>
      </w:r>
    </w:p>
    <w:p w14:paraId="3E56009B" w14:textId="77777777" w:rsidR="00D11508" w:rsidRDefault="00D11508" w:rsidP="00D11508">
      <w:pPr>
        <w:pStyle w:val="ListParagraph"/>
        <w:rPr>
          <w:sz w:val="24"/>
          <w:szCs w:val="24"/>
        </w:rPr>
      </w:pPr>
    </w:p>
    <w:p w14:paraId="02DDF7BD" w14:textId="1FB0B983" w:rsidR="00D11508" w:rsidDel="00C811DA" w:rsidRDefault="00D11508" w:rsidP="00D11508">
      <w:pPr>
        <w:pStyle w:val="ListParagraph"/>
        <w:rPr>
          <w:del w:id="239" w:author="Walsh, Vanessa" w:date="2026-02-18T15:33:00Z" w16du:dateUtc="2026-02-18T20:33:00Z"/>
          <w:sz w:val="24"/>
          <w:szCs w:val="24"/>
        </w:rPr>
      </w:pPr>
      <w:bookmarkStart w:id="240" w:name="_Hlk127890303"/>
      <w:r w:rsidRPr="00D11508">
        <w:rPr>
          <w:sz w:val="24"/>
          <w:szCs w:val="24"/>
        </w:rPr>
        <w:lastRenderedPageBreak/>
        <w:t>S:\Biogeochemistry\GCREW\0-GCREW Operations\GCREW Methods &amp; Protocols\Root Ingrowth\Checklist</w:t>
      </w:r>
    </w:p>
    <w:p w14:paraId="59C9A856" w14:textId="35BC2E45" w:rsidR="00D11508" w:rsidRPr="00C811DA" w:rsidRDefault="00D11508" w:rsidP="00C811DA">
      <w:pPr>
        <w:pStyle w:val="ListParagraph"/>
      </w:pPr>
    </w:p>
    <w:bookmarkEnd w:id="240"/>
    <w:p w14:paraId="78F9A04C" w14:textId="77777777" w:rsidR="00562E67" w:rsidRDefault="00562E67" w:rsidP="00562E67">
      <w:pPr>
        <w:pStyle w:val="ListParagraph"/>
        <w:rPr>
          <w:sz w:val="24"/>
          <w:szCs w:val="24"/>
        </w:rPr>
      </w:pPr>
    </w:p>
    <w:p w14:paraId="6B17680B" w14:textId="112B06A5" w:rsidR="00472FD2" w:rsidRPr="00D20A60" w:rsidRDefault="00C811DA" w:rsidP="00D20A60">
      <w:pPr>
        <w:pStyle w:val="ListParagraph"/>
        <w:rPr>
          <w:sz w:val="24"/>
          <w:szCs w:val="24"/>
        </w:rPr>
      </w:pPr>
      <w:ins w:id="241" w:author="Walsh, Vanessa" w:date="2026-02-18T15:33:00Z" w16du:dateUtc="2026-02-18T20:33:00Z">
        <w:r w:rsidRPr="00C811DA">
          <w:rPr>
            <w:b/>
            <w:color w:val="FF0000"/>
            <w:sz w:val="24"/>
            <w:szCs w:val="24"/>
          </w:rPr>
          <w:t>S:\Biogeochemistry\GCREW\0-GCREW-Wide Data\Root Wash Techs\Step 5 - Grinding</w:t>
        </w:r>
      </w:ins>
    </w:p>
    <w:p w14:paraId="25EE6BAF" w14:textId="03DC21D3" w:rsidR="00DF0EF0" w:rsidRPr="00DF0EF0" w:rsidRDefault="00DF0EF0">
      <w:pPr>
        <w:pStyle w:val="ListParagraph"/>
        <w:spacing w:line="276" w:lineRule="auto"/>
        <w:rPr>
          <w:ins w:id="242" w:author="Walsh, Vanessa" w:date="2026-02-18T15:33:00Z" w16du:dateUtc="2026-02-18T20:33:00Z"/>
          <w:b/>
          <w:sz w:val="24"/>
          <w:szCs w:val="24"/>
          <w:rPrChange w:id="243" w:author="Fisher, Jillian, J" w:date="2026-03-06T09:38:00Z" w16du:dateUtc="2026-03-06T14:38:00Z">
            <w:rPr>
              <w:ins w:id="244" w:author="Walsh, Vanessa" w:date="2026-02-18T15:33:00Z" w16du:dateUtc="2026-02-18T20:33:00Z"/>
            </w:rPr>
          </w:rPrChange>
        </w:rPr>
        <w:pPrChange w:id="245" w:author="Fisher, Jillian, J" w:date="2026-03-06T09:39:00Z" w16du:dateUtc="2026-03-06T14:39:00Z">
          <w:pPr>
            <w:spacing w:line="276" w:lineRule="auto"/>
            <w:ind w:firstLine="360"/>
          </w:pPr>
        </w:pPrChange>
      </w:pPr>
    </w:p>
    <w:p w14:paraId="7BFF5B17" w14:textId="61D32CE7" w:rsidR="00472FD2" w:rsidRPr="00F574B0" w:rsidRDefault="0060226C" w:rsidP="00472FD2">
      <w:pPr>
        <w:spacing w:line="276" w:lineRule="auto"/>
        <w:ind w:firstLine="360"/>
        <w:rPr>
          <w:b/>
          <w:sz w:val="24"/>
          <w:szCs w:val="24"/>
        </w:rPr>
      </w:pPr>
      <w:r>
        <w:rPr>
          <w:b/>
          <w:sz w:val="24"/>
          <w:szCs w:val="24"/>
        </w:rPr>
        <w:t>Grinding Protocols</w:t>
      </w:r>
    </w:p>
    <w:p w14:paraId="0E566D2E" w14:textId="30EFEEB3" w:rsidR="00472FD2" w:rsidRPr="00E05E50" w:rsidRDefault="00472FD2" w:rsidP="00D20A60">
      <w:pPr>
        <w:pStyle w:val="ListParagraph"/>
        <w:numPr>
          <w:ilvl w:val="0"/>
          <w:numId w:val="22"/>
        </w:numPr>
        <w:spacing w:line="276" w:lineRule="auto"/>
        <w:rPr>
          <w:b/>
          <w:sz w:val="24"/>
          <w:szCs w:val="24"/>
          <w:u w:val="single"/>
        </w:rPr>
      </w:pPr>
      <w:r w:rsidRPr="00BE5BFB">
        <w:rPr>
          <w:sz w:val="24"/>
          <w:szCs w:val="24"/>
        </w:rPr>
        <w:t>Prior to starting find 4 stainless steel capsules next to grinder; remove O-ring from the lids; scrub O-ring</w:t>
      </w:r>
      <w:del w:id="246" w:author="Fisher, Jillian, J" w:date="2026-03-06T09:58:00Z" w16du:dateUtc="2026-03-06T14:58:00Z">
        <w:r w:rsidRPr="00BE5BFB" w:rsidDel="00937D87">
          <w:rPr>
            <w:sz w:val="24"/>
            <w:szCs w:val="24"/>
          </w:rPr>
          <w:delText xml:space="preserve"> and</w:delText>
        </w:r>
      </w:del>
      <w:ins w:id="247" w:author="Fisher, Jillian, J" w:date="2026-03-06T09:58:00Z" w16du:dateUtc="2026-03-06T14:58:00Z">
        <w:r w:rsidR="00937D87">
          <w:rPr>
            <w:sz w:val="24"/>
            <w:szCs w:val="24"/>
          </w:rPr>
          <w:t>,</w:t>
        </w:r>
      </w:ins>
      <w:r w:rsidRPr="00BE5BFB">
        <w:rPr>
          <w:sz w:val="24"/>
          <w:szCs w:val="24"/>
        </w:rPr>
        <w:t xml:space="preserve"> capsules</w:t>
      </w:r>
      <w:ins w:id="248" w:author="Fisher, Jillian, J" w:date="2026-03-06T09:59:00Z" w16du:dateUtc="2026-03-06T14:59:00Z">
        <w:r w:rsidR="00937D87">
          <w:rPr>
            <w:sz w:val="24"/>
            <w:szCs w:val="24"/>
          </w:rPr>
          <w:t>, and other equipment</w:t>
        </w:r>
      </w:ins>
      <w:r w:rsidRPr="00BE5BFB">
        <w:rPr>
          <w:sz w:val="24"/>
          <w:szCs w:val="24"/>
        </w:rPr>
        <w:t xml:space="preserve"> with Ethanol to remove any sample traces from other experiments. </w:t>
      </w:r>
      <w:ins w:id="249" w:author="Fisher, Jillian, J" w:date="2026-03-06T09:56:00Z" w16du:dateUtc="2026-03-06T14:56:00Z">
        <w:r w:rsidR="00BD5F72">
          <w:rPr>
            <w:sz w:val="24"/>
            <w:szCs w:val="24"/>
          </w:rPr>
          <w:t xml:space="preserve">Lay a paper towel out on the counter to establish an area for “clean” </w:t>
        </w:r>
        <w:r w:rsidR="00937D87">
          <w:rPr>
            <w:sz w:val="24"/>
            <w:szCs w:val="24"/>
          </w:rPr>
          <w:t>equipme</w:t>
        </w:r>
      </w:ins>
      <w:ins w:id="250" w:author="Fisher, Jillian, J" w:date="2026-03-06T09:57:00Z" w16du:dateUtc="2026-03-06T14:57:00Z">
        <w:r w:rsidR="00937D87">
          <w:rPr>
            <w:sz w:val="24"/>
            <w:szCs w:val="24"/>
          </w:rPr>
          <w:t xml:space="preserve">nt. </w:t>
        </w:r>
      </w:ins>
      <w:r w:rsidRPr="00BE5BFB">
        <w:rPr>
          <w:sz w:val="24"/>
          <w:szCs w:val="24"/>
        </w:rPr>
        <w:t xml:space="preserve">After scrubbing everything with ethanol rinse thoroughly with DI and dry with Kim Wipes. </w:t>
      </w:r>
    </w:p>
    <w:p w14:paraId="593BB297" w14:textId="77777777" w:rsidR="00E05E50" w:rsidRPr="00BE5BFB" w:rsidRDefault="00E05E50" w:rsidP="00E05E50">
      <w:pPr>
        <w:pStyle w:val="ListParagraph"/>
        <w:spacing w:line="276" w:lineRule="auto"/>
        <w:rPr>
          <w:b/>
          <w:sz w:val="24"/>
          <w:szCs w:val="24"/>
          <w:u w:val="single"/>
        </w:rPr>
      </w:pPr>
    </w:p>
    <w:p w14:paraId="73D4E7F1" w14:textId="2F4C4506" w:rsidR="00E05E50" w:rsidRPr="00E05E50" w:rsidRDefault="00472FD2" w:rsidP="00E05E50">
      <w:pPr>
        <w:pStyle w:val="ListParagraph"/>
        <w:numPr>
          <w:ilvl w:val="0"/>
          <w:numId w:val="22"/>
        </w:numPr>
        <w:spacing w:line="276" w:lineRule="auto"/>
        <w:rPr>
          <w:b/>
          <w:sz w:val="24"/>
          <w:szCs w:val="24"/>
          <w:u w:val="single"/>
        </w:rPr>
      </w:pPr>
      <w:r w:rsidRPr="00BE5BFB">
        <w:rPr>
          <w:sz w:val="24"/>
          <w:szCs w:val="24"/>
        </w:rPr>
        <w:t>Open the lid of the grinder and inspect the belt</w:t>
      </w:r>
      <w:r w:rsidR="0060226C">
        <w:rPr>
          <w:sz w:val="24"/>
          <w:szCs w:val="24"/>
        </w:rPr>
        <w:t>. L</w:t>
      </w:r>
      <w:r w:rsidRPr="00BE5BFB">
        <w:rPr>
          <w:sz w:val="24"/>
          <w:szCs w:val="24"/>
        </w:rPr>
        <w:t>ook that it</w:t>
      </w:r>
      <w:r w:rsidR="0060226C">
        <w:rPr>
          <w:sz w:val="24"/>
          <w:szCs w:val="24"/>
        </w:rPr>
        <w:t>’</w:t>
      </w:r>
      <w:r w:rsidRPr="00BE5BFB">
        <w:rPr>
          <w:sz w:val="24"/>
          <w:szCs w:val="24"/>
        </w:rPr>
        <w:t xml:space="preserve">s set on the track and there </w:t>
      </w:r>
      <w:del w:id="251" w:author="Fisher, Jillian, J" w:date="2026-03-06T09:37:00Z" w16du:dateUtc="2026-03-06T14:37:00Z">
        <w:r w:rsidRPr="00BE5BFB" w:rsidDel="00DF0EF0">
          <w:rPr>
            <w:sz w:val="24"/>
            <w:szCs w:val="24"/>
          </w:rPr>
          <w:delText>in</w:delText>
        </w:r>
      </w:del>
      <w:ins w:id="252" w:author="Fisher, Jillian, J" w:date="2026-03-06T09:37:00Z" w16du:dateUtc="2026-03-06T14:37:00Z">
        <w:r w:rsidR="00DF0EF0" w:rsidRPr="00BE5BFB">
          <w:rPr>
            <w:sz w:val="24"/>
            <w:szCs w:val="24"/>
          </w:rPr>
          <w:t>is</w:t>
        </w:r>
      </w:ins>
      <w:r w:rsidRPr="00BE5BFB">
        <w:rPr>
          <w:sz w:val="24"/>
          <w:szCs w:val="24"/>
        </w:rPr>
        <w:t xml:space="preserve"> no dry</w:t>
      </w:r>
      <w:r w:rsidR="0060226C">
        <w:rPr>
          <w:sz w:val="24"/>
          <w:szCs w:val="24"/>
        </w:rPr>
        <w:t xml:space="preserve"> </w:t>
      </w:r>
      <w:r w:rsidR="0060226C" w:rsidRPr="00BE5BFB">
        <w:rPr>
          <w:sz w:val="24"/>
          <w:szCs w:val="24"/>
        </w:rPr>
        <w:t>rot</w:t>
      </w:r>
      <w:r w:rsidR="0060226C">
        <w:rPr>
          <w:sz w:val="24"/>
          <w:szCs w:val="24"/>
        </w:rPr>
        <w:t xml:space="preserve"> to</w:t>
      </w:r>
      <w:r w:rsidRPr="00BE5BFB">
        <w:rPr>
          <w:sz w:val="24"/>
          <w:szCs w:val="24"/>
        </w:rPr>
        <w:t xml:space="preserve"> or nicks </w:t>
      </w:r>
      <w:r w:rsidR="0060226C">
        <w:rPr>
          <w:sz w:val="24"/>
          <w:szCs w:val="24"/>
        </w:rPr>
        <w:t>in</w:t>
      </w:r>
      <w:r w:rsidRPr="00BE5BFB">
        <w:rPr>
          <w:sz w:val="24"/>
          <w:szCs w:val="24"/>
        </w:rPr>
        <w:t xml:space="preserve"> the belt. Look at ball joints where the capsules spin. Look for rust and move the joint around with your hands feel for resistance. If there is rust or resistance</w:t>
      </w:r>
      <w:r w:rsidR="00164CF3">
        <w:rPr>
          <w:sz w:val="24"/>
          <w:szCs w:val="24"/>
        </w:rPr>
        <w:t>,</w:t>
      </w:r>
      <w:r w:rsidRPr="00BE5BFB">
        <w:rPr>
          <w:sz w:val="24"/>
          <w:szCs w:val="24"/>
        </w:rPr>
        <w:t xml:space="preserve"> spray joints with WD-40 and move them around.</w:t>
      </w:r>
    </w:p>
    <w:p w14:paraId="55A3B0DE" w14:textId="77777777" w:rsidR="00E05E50" w:rsidRPr="00E05E50" w:rsidRDefault="00E05E50" w:rsidP="00E05E50">
      <w:pPr>
        <w:pStyle w:val="ListParagraph"/>
        <w:spacing w:line="276" w:lineRule="auto"/>
        <w:rPr>
          <w:b/>
          <w:sz w:val="24"/>
          <w:szCs w:val="24"/>
          <w:u w:val="single"/>
        </w:rPr>
      </w:pPr>
    </w:p>
    <w:p w14:paraId="3F4A36C3" w14:textId="44002BF8" w:rsidR="00472FD2" w:rsidRPr="00DF0EF0" w:rsidRDefault="00472FD2" w:rsidP="00D20A60">
      <w:pPr>
        <w:pStyle w:val="ListParagraph"/>
        <w:numPr>
          <w:ilvl w:val="0"/>
          <w:numId w:val="22"/>
        </w:numPr>
        <w:spacing w:line="276" w:lineRule="auto"/>
        <w:rPr>
          <w:ins w:id="253" w:author="Fisher, Jillian, J" w:date="2026-03-06T09:40:00Z" w16du:dateUtc="2026-03-06T14:40:00Z"/>
          <w:b/>
          <w:sz w:val="24"/>
          <w:szCs w:val="24"/>
          <w:u w:val="single"/>
          <w:rPrChange w:id="254" w:author="Fisher, Jillian, J" w:date="2026-03-06T09:40:00Z" w16du:dateUtc="2026-03-06T14:40:00Z">
            <w:rPr>
              <w:ins w:id="255" w:author="Fisher, Jillian, J" w:date="2026-03-06T09:40:00Z" w16du:dateUtc="2026-03-06T14:40:00Z"/>
              <w:sz w:val="24"/>
              <w:szCs w:val="24"/>
            </w:rPr>
          </w:rPrChange>
        </w:rPr>
      </w:pPr>
      <w:r w:rsidRPr="00BE5BFB">
        <w:rPr>
          <w:sz w:val="24"/>
          <w:szCs w:val="24"/>
        </w:rPr>
        <w:t>Turn on switch located on the back panel on the lower right corner. Set the time to 7 minutes 30 seconds.</w:t>
      </w:r>
    </w:p>
    <w:p w14:paraId="7CFB5F6A" w14:textId="77777777" w:rsidR="00DF0EF0" w:rsidRPr="00DF0EF0" w:rsidRDefault="00DF0EF0">
      <w:pPr>
        <w:pStyle w:val="ListParagraph"/>
        <w:rPr>
          <w:ins w:id="256" w:author="Fisher, Jillian, J" w:date="2026-03-06T09:40:00Z" w16du:dateUtc="2026-03-06T14:40:00Z"/>
          <w:b/>
          <w:sz w:val="24"/>
          <w:szCs w:val="24"/>
          <w:u w:val="single"/>
          <w:rPrChange w:id="257" w:author="Fisher, Jillian, J" w:date="2026-03-06T09:40:00Z" w16du:dateUtc="2026-03-06T14:40:00Z">
            <w:rPr>
              <w:ins w:id="258" w:author="Fisher, Jillian, J" w:date="2026-03-06T09:40:00Z" w16du:dateUtc="2026-03-06T14:40:00Z"/>
            </w:rPr>
          </w:rPrChange>
        </w:rPr>
        <w:pPrChange w:id="259" w:author="Fisher, Jillian, J" w:date="2026-03-06T09:40:00Z" w16du:dateUtc="2026-03-06T14:40:00Z">
          <w:pPr>
            <w:pStyle w:val="ListParagraph"/>
            <w:numPr>
              <w:numId w:val="22"/>
            </w:numPr>
            <w:spacing w:line="276" w:lineRule="auto"/>
            <w:ind w:hanging="360"/>
          </w:pPr>
        </w:pPrChange>
      </w:pPr>
    </w:p>
    <w:p w14:paraId="71DE6CA8" w14:textId="7B1E4B48" w:rsidR="00DF0EF0" w:rsidRPr="00DF0EF0" w:rsidRDefault="00DF0EF0">
      <w:pPr>
        <w:numPr>
          <w:ilvl w:val="0"/>
          <w:numId w:val="22"/>
        </w:numPr>
        <w:rPr>
          <w:sz w:val="24"/>
          <w:szCs w:val="24"/>
          <w:rPrChange w:id="260" w:author="Fisher, Jillian, J" w:date="2026-03-06T09:41:00Z" w16du:dateUtc="2026-03-06T14:41:00Z">
            <w:rPr/>
          </w:rPrChange>
        </w:rPr>
        <w:pPrChange w:id="261" w:author="Fisher, Jillian, J" w:date="2026-03-06T09:41:00Z" w16du:dateUtc="2026-03-06T14:41:00Z">
          <w:pPr>
            <w:pStyle w:val="ListParagraph"/>
            <w:numPr>
              <w:numId w:val="22"/>
            </w:numPr>
            <w:spacing w:line="276" w:lineRule="auto"/>
            <w:ind w:hanging="360"/>
          </w:pPr>
        </w:pPrChange>
      </w:pPr>
      <w:ins w:id="262" w:author="Fisher, Jillian, J" w:date="2026-03-06T09:40:00Z" w16du:dateUtc="2026-03-06T14:40:00Z">
        <w:r w:rsidRPr="00602F23">
          <w:rPr>
            <w:sz w:val="24"/>
            <w:szCs w:val="24"/>
          </w:rPr>
          <w:t xml:space="preserve">Take out </w:t>
        </w:r>
        <w:r>
          <w:rPr>
            <w:sz w:val="24"/>
            <w:szCs w:val="24"/>
          </w:rPr>
          <w:t xml:space="preserve">two </w:t>
        </w:r>
        <w:r w:rsidRPr="00602F23">
          <w:rPr>
            <w:sz w:val="24"/>
            <w:szCs w:val="24"/>
          </w:rPr>
          <w:t>vials from</w:t>
        </w:r>
        <w:r>
          <w:rPr>
            <w:sz w:val="24"/>
            <w:szCs w:val="24"/>
          </w:rPr>
          <w:t xml:space="preserve"> the</w:t>
        </w:r>
        <w:r w:rsidRPr="00602F23">
          <w:rPr>
            <w:sz w:val="24"/>
            <w:szCs w:val="24"/>
          </w:rPr>
          <w:t xml:space="preserve"> box and </w:t>
        </w:r>
        <w:proofErr w:type="gramStart"/>
        <w:r w:rsidRPr="00602F23">
          <w:rPr>
            <w:sz w:val="24"/>
            <w:szCs w:val="24"/>
          </w:rPr>
          <w:t>match</w:t>
        </w:r>
        <w:proofErr w:type="gramEnd"/>
        <w:r w:rsidRPr="00602F23">
          <w:rPr>
            <w:sz w:val="24"/>
            <w:szCs w:val="24"/>
          </w:rPr>
          <w:t xml:space="preserve"> with </w:t>
        </w:r>
        <w:r>
          <w:rPr>
            <w:sz w:val="24"/>
            <w:szCs w:val="24"/>
          </w:rPr>
          <w:t>two</w:t>
        </w:r>
        <w:r w:rsidRPr="00602F23">
          <w:rPr>
            <w:sz w:val="24"/>
            <w:szCs w:val="24"/>
          </w:rPr>
          <w:t xml:space="preserve"> </w:t>
        </w:r>
        <w:r>
          <w:rPr>
            <w:sz w:val="24"/>
            <w:szCs w:val="24"/>
          </w:rPr>
          <w:t>capsules.</w:t>
        </w:r>
        <w:r w:rsidRPr="00602F23">
          <w:rPr>
            <w:sz w:val="24"/>
            <w:szCs w:val="24"/>
          </w:rPr>
          <w:t> </w:t>
        </w:r>
      </w:ins>
      <w:ins w:id="263" w:author="Fisher, Jillian, J" w:date="2026-03-06T09:58:00Z" w16du:dateUtc="2026-03-06T14:58:00Z">
        <w:r w:rsidR="00937D87">
          <w:rPr>
            <w:sz w:val="24"/>
            <w:szCs w:val="24"/>
          </w:rPr>
          <w:t>The matching vials and capsules should never separate.</w:t>
        </w:r>
      </w:ins>
    </w:p>
    <w:p w14:paraId="18E671FE" w14:textId="77777777" w:rsidR="00E05E50" w:rsidRPr="00E05E50" w:rsidRDefault="00E05E50" w:rsidP="00E05E50">
      <w:pPr>
        <w:pStyle w:val="ListParagraph"/>
        <w:spacing w:line="276" w:lineRule="auto"/>
        <w:rPr>
          <w:b/>
          <w:sz w:val="24"/>
          <w:szCs w:val="24"/>
          <w:u w:val="single"/>
        </w:rPr>
      </w:pPr>
    </w:p>
    <w:p w14:paraId="1D23AE22" w14:textId="4A4CF52D" w:rsidR="00472FD2" w:rsidRPr="00BE5BFB" w:rsidRDefault="00472FD2" w:rsidP="00D20A60">
      <w:pPr>
        <w:pStyle w:val="ListParagraph"/>
        <w:numPr>
          <w:ilvl w:val="0"/>
          <w:numId w:val="22"/>
        </w:numPr>
        <w:spacing w:line="276" w:lineRule="auto"/>
        <w:rPr>
          <w:b/>
          <w:sz w:val="24"/>
          <w:szCs w:val="24"/>
          <w:u w:val="single"/>
        </w:rPr>
      </w:pPr>
      <w:r w:rsidRPr="00BE5BFB">
        <w:rPr>
          <w:sz w:val="24"/>
          <w:szCs w:val="24"/>
        </w:rPr>
        <w:t>Fill capsules ¼ or less full</w:t>
      </w:r>
      <w:ins w:id="264" w:author="Fisher, Jillian, J" w:date="2026-03-06T09:41:00Z" w16du:dateUtc="2026-03-06T14:41:00Z">
        <w:r w:rsidR="00DF0EF0">
          <w:rPr>
            <w:sz w:val="24"/>
            <w:szCs w:val="24"/>
          </w:rPr>
          <w:t>, removing excess sample as needed</w:t>
        </w:r>
      </w:ins>
      <w:r w:rsidRPr="00BE5BFB">
        <w:rPr>
          <w:sz w:val="24"/>
          <w:szCs w:val="24"/>
        </w:rPr>
        <w:t>. Secure the lid tightly and put capsules into the mixer mill</w:t>
      </w:r>
      <w:ins w:id="265" w:author="Fisher, Jillian, J" w:date="2026-03-06T09:42:00Z" w16du:dateUtc="2026-03-06T14:42:00Z">
        <w:r w:rsidR="00DF0EF0">
          <w:rPr>
            <w:sz w:val="24"/>
            <w:szCs w:val="24"/>
          </w:rPr>
          <w:t>, with their corresponding vials placed on either side of the mixer</w:t>
        </w:r>
      </w:ins>
      <w:r w:rsidRPr="00BE5BFB">
        <w:rPr>
          <w:sz w:val="24"/>
          <w:szCs w:val="24"/>
        </w:rPr>
        <w:t xml:space="preserve">. </w:t>
      </w:r>
    </w:p>
    <w:p w14:paraId="30ADA7D7" w14:textId="40A4892D" w:rsidR="00DF0EF0" w:rsidRPr="00DF0EF0" w:rsidRDefault="00472FD2" w:rsidP="00DF0EF0">
      <w:pPr>
        <w:pStyle w:val="ListParagraph"/>
        <w:spacing w:line="276" w:lineRule="auto"/>
        <w:ind w:left="1440"/>
        <w:rPr>
          <w:i/>
          <w:sz w:val="24"/>
          <w:szCs w:val="24"/>
          <w:rPrChange w:id="266" w:author="Fisher, Jillian, J" w:date="2026-03-06T09:46:00Z" w16du:dateUtc="2026-03-06T14:46:00Z">
            <w:rPr/>
          </w:rPrChange>
        </w:rPr>
      </w:pPr>
      <w:r w:rsidRPr="00BE5BFB">
        <w:rPr>
          <w:b/>
          <w:i/>
          <w:sz w:val="24"/>
          <w:szCs w:val="24"/>
        </w:rPr>
        <w:t>Note</w:t>
      </w:r>
      <w:r w:rsidRPr="00BE5BFB">
        <w:rPr>
          <w:i/>
          <w:sz w:val="24"/>
          <w:szCs w:val="24"/>
        </w:rPr>
        <w:t xml:space="preserve">: If capsule is too full the </w:t>
      </w:r>
      <w:r w:rsidR="00B5563A">
        <w:rPr>
          <w:i/>
          <w:sz w:val="24"/>
          <w:szCs w:val="24"/>
        </w:rPr>
        <w:t>root</w:t>
      </w:r>
      <w:r w:rsidRPr="00BE5BFB">
        <w:rPr>
          <w:i/>
          <w:sz w:val="24"/>
          <w:szCs w:val="24"/>
        </w:rPr>
        <w:t xml:space="preserve"> material will not grind to fine powder.</w:t>
      </w:r>
    </w:p>
    <w:p w14:paraId="575AC388" w14:textId="77777777" w:rsidR="00E05E50" w:rsidRPr="00E05E50" w:rsidRDefault="00E05E50" w:rsidP="00E05E50">
      <w:pPr>
        <w:pStyle w:val="ListParagraph"/>
        <w:spacing w:line="276" w:lineRule="auto"/>
        <w:rPr>
          <w:b/>
          <w:sz w:val="24"/>
          <w:szCs w:val="24"/>
          <w:u w:val="single"/>
        </w:rPr>
      </w:pPr>
    </w:p>
    <w:p w14:paraId="575E9592" w14:textId="6BC954C5" w:rsidR="00DF0EF0" w:rsidRPr="00DF0EF0" w:rsidRDefault="00DF0EF0" w:rsidP="00D20A60">
      <w:pPr>
        <w:pStyle w:val="ListParagraph"/>
        <w:numPr>
          <w:ilvl w:val="0"/>
          <w:numId w:val="22"/>
        </w:numPr>
        <w:spacing w:line="276" w:lineRule="auto"/>
        <w:rPr>
          <w:ins w:id="267" w:author="Fisher, Jillian, J" w:date="2026-03-06T09:46:00Z" w16du:dateUtc="2026-03-06T14:46:00Z"/>
          <w:b/>
          <w:sz w:val="24"/>
          <w:szCs w:val="24"/>
          <w:u w:val="single"/>
          <w:rPrChange w:id="268" w:author="Fisher, Jillian, J" w:date="2026-03-06T09:46:00Z" w16du:dateUtc="2026-03-06T14:46:00Z">
            <w:rPr>
              <w:ins w:id="269" w:author="Fisher, Jillian, J" w:date="2026-03-06T09:46:00Z" w16du:dateUtc="2026-03-06T14:46:00Z"/>
              <w:sz w:val="24"/>
              <w:szCs w:val="24"/>
            </w:rPr>
          </w:rPrChange>
        </w:rPr>
      </w:pPr>
      <w:ins w:id="270" w:author="Fisher, Jillian, J" w:date="2026-03-06T09:46:00Z" w16du:dateUtc="2026-03-06T14:46:00Z">
        <w:r>
          <w:rPr>
            <w:sz w:val="24"/>
            <w:szCs w:val="24"/>
          </w:rPr>
          <w:t xml:space="preserve">Tighten the gears and black stoppers to secure the capsules. </w:t>
        </w:r>
      </w:ins>
      <w:ins w:id="271" w:author="Fisher, Jillian, J" w:date="2026-03-06T09:47:00Z" w16du:dateUtc="2026-03-06T14:47:00Z">
        <w:r w:rsidR="00BD5F72">
          <w:rPr>
            <w:sz w:val="24"/>
            <w:szCs w:val="24"/>
          </w:rPr>
          <w:t>Make sure that they are immobile.</w:t>
        </w:r>
      </w:ins>
    </w:p>
    <w:p w14:paraId="22C2AB36" w14:textId="259A171C" w:rsidR="00472FD2" w:rsidRPr="00E05E50" w:rsidRDefault="00472FD2" w:rsidP="00D20A60">
      <w:pPr>
        <w:pStyle w:val="ListParagraph"/>
        <w:numPr>
          <w:ilvl w:val="0"/>
          <w:numId w:val="22"/>
        </w:numPr>
        <w:spacing w:line="276" w:lineRule="auto"/>
        <w:rPr>
          <w:b/>
          <w:sz w:val="24"/>
          <w:szCs w:val="24"/>
          <w:u w:val="single"/>
        </w:rPr>
      </w:pPr>
      <w:r w:rsidRPr="00BE5BFB">
        <w:rPr>
          <w:sz w:val="24"/>
          <w:szCs w:val="24"/>
        </w:rPr>
        <w:t xml:space="preserve">Close the </w:t>
      </w:r>
      <w:ins w:id="272" w:author="Fisher, Jillian, J" w:date="2026-03-06T09:47:00Z" w16du:dateUtc="2026-03-06T14:47:00Z">
        <w:r w:rsidR="00BD5F72">
          <w:rPr>
            <w:sz w:val="24"/>
            <w:szCs w:val="24"/>
          </w:rPr>
          <w:t>l</w:t>
        </w:r>
      </w:ins>
      <w:del w:id="273" w:author="Fisher, Jillian, J" w:date="2026-03-06T09:47:00Z" w16du:dateUtc="2026-03-06T14:47:00Z">
        <w:r w:rsidRPr="00BE5BFB" w:rsidDel="00BD5F72">
          <w:rPr>
            <w:sz w:val="24"/>
            <w:szCs w:val="24"/>
          </w:rPr>
          <w:delText>L</w:delText>
        </w:r>
      </w:del>
      <w:proofErr w:type="gramStart"/>
      <w:r w:rsidRPr="00BE5BFB">
        <w:rPr>
          <w:sz w:val="24"/>
          <w:szCs w:val="24"/>
        </w:rPr>
        <w:t>id</w:t>
      </w:r>
      <w:proofErr w:type="gramEnd"/>
      <w:r w:rsidRPr="00BE5BFB">
        <w:rPr>
          <w:sz w:val="24"/>
          <w:szCs w:val="24"/>
        </w:rPr>
        <w:t xml:space="preserve"> </w:t>
      </w:r>
      <w:ins w:id="274" w:author="Fisher, Jillian, J" w:date="2026-03-06T09:47:00Z" w16du:dateUtc="2026-03-06T14:47:00Z">
        <w:r w:rsidR="00BD5F72">
          <w:rPr>
            <w:sz w:val="24"/>
            <w:szCs w:val="24"/>
          </w:rPr>
          <w:t xml:space="preserve">of the mixer </w:t>
        </w:r>
        <w:proofErr w:type="gramStart"/>
        <w:r w:rsidR="00BD5F72">
          <w:rPr>
            <w:sz w:val="24"/>
            <w:szCs w:val="24"/>
          </w:rPr>
          <w:t>mill</w:t>
        </w:r>
        <w:proofErr w:type="gramEnd"/>
        <w:r w:rsidR="00BD5F72">
          <w:rPr>
            <w:sz w:val="24"/>
            <w:szCs w:val="24"/>
          </w:rPr>
          <w:t xml:space="preserve"> </w:t>
        </w:r>
      </w:ins>
      <w:r w:rsidRPr="00BE5BFB">
        <w:rPr>
          <w:sz w:val="24"/>
          <w:szCs w:val="24"/>
        </w:rPr>
        <w:t xml:space="preserve">and hit the start button. While samples are in the mixer mill listen for sounds that may indicate the capsule has loosened. Be prepared to hit the stop button or cut the power by flipping the switch in the back. </w:t>
      </w:r>
    </w:p>
    <w:p w14:paraId="080EE7E4" w14:textId="77777777" w:rsidR="00E05E50" w:rsidRPr="00BD5F72" w:rsidRDefault="00E05E50">
      <w:pPr>
        <w:spacing w:line="276" w:lineRule="auto"/>
        <w:rPr>
          <w:b/>
          <w:sz w:val="24"/>
          <w:szCs w:val="24"/>
          <w:u w:val="single"/>
          <w:rPrChange w:id="275" w:author="Fisher, Jillian, J" w:date="2026-03-06T09:52:00Z" w16du:dateUtc="2026-03-06T14:52:00Z">
            <w:rPr/>
          </w:rPrChange>
        </w:rPr>
        <w:pPrChange w:id="276" w:author="Fisher, Jillian, J" w:date="2026-03-06T09:52:00Z" w16du:dateUtc="2026-03-06T14:52:00Z">
          <w:pPr>
            <w:pStyle w:val="ListParagraph"/>
            <w:spacing w:line="276" w:lineRule="auto"/>
          </w:pPr>
        </w:pPrChange>
      </w:pPr>
    </w:p>
    <w:p w14:paraId="55CE0502" w14:textId="226F100E" w:rsidR="00D11508" w:rsidRDefault="00472FD2" w:rsidP="00D11508">
      <w:r w:rsidRPr="00BE5BFB">
        <w:rPr>
          <w:sz w:val="24"/>
          <w:szCs w:val="24"/>
        </w:rPr>
        <w:t>While one set is grinding, start processing the previous set of samples and start preparing the next set of samples to be ground.</w:t>
      </w:r>
    </w:p>
    <w:p w14:paraId="08E3DE1A" w14:textId="5212CD46" w:rsidR="00FA6F50" w:rsidRPr="00FA6F50" w:rsidRDefault="00FA6F50" w:rsidP="00FA6F50">
      <w:pPr>
        <w:numPr>
          <w:ilvl w:val="0"/>
          <w:numId w:val="56"/>
        </w:numPr>
        <w:rPr>
          <w:ins w:id="277" w:author="Fisher, Jillian, J" w:date="2026-02-20T10:10:00Z"/>
          <w:sz w:val="24"/>
          <w:szCs w:val="24"/>
          <w:rPrChange w:id="278" w:author="Fisher, Jillian, J" w:date="2026-02-20T10:10:00Z" w16du:dateUtc="2026-02-20T15:10:00Z">
            <w:rPr>
              <w:ins w:id="279" w:author="Fisher, Jillian, J" w:date="2026-02-20T10:10:00Z"/>
            </w:rPr>
          </w:rPrChange>
        </w:rPr>
      </w:pPr>
      <w:ins w:id="280" w:author="Fisher, Jillian, J" w:date="2026-02-20T10:10:00Z">
        <w:r w:rsidRPr="00FA6F50">
          <w:rPr>
            <w:sz w:val="24"/>
            <w:szCs w:val="24"/>
            <w:rPrChange w:id="281" w:author="Fisher, Jillian, J" w:date="2026-02-20T10:10:00Z" w16du:dateUtc="2026-02-20T15:10:00Z">
              <w:rPr/>
            </w:rPrChange>
          </w:rPr>
          <w:t xml:space="preserve">Remove </w:t>
        </w:r>
      </w:ins>
      <w:ins w:id="282" w:author="Fisher, Jillian, J" w:date="2026-03-06T09:48:00Z" w16du:dateUtc="2026-03-06T14:48:00Z">
        <w:r w:rsidR="00BD5F72">
          <w:rPr>
            <w:sz w:val="24"/>
            <w:szCs w:val="24"/>
          </w:rPr>
          <w:t>c</w:t>
        </w:r>
      </w:ins>
      <w:ins w:id="283" w:author="Fisher, Jillian, J" w:date="2026-03-06T09:49:00Z" w16du:dateUtc="2026-03-06T14:49:00Z">
        <w:r w:rsidR="00BD5F72">
          <w:rPr>
            <w:sz w:val="24"/>
            <w:szCs w:val="24"/>
          </w:rPr>
          <w:t>apsules from the mixer mill once the cycle is complete, keeping the vials with their corresponding capsules. The matching vials and capsules should never separat</w:t>
        </w:r>
      </w:ins>
      <w:ins w:id="284" w:author="Fisher, Jillian, J" w:date="2026-03-06T09:50:00Z" w16du:dateUtc="2026-03-06T14:50:00Z">
        <w:r w:rsidR="00BD5F72">
          <w:rPr>
            <w:sz w:val="24"/>
            <w:szCs w:val="24"/>
          </w:rPr>
          <w:t>e.</w:t>
        </w:r>
      </w:ins>
    </w:p>
    <w:p w14:paraId="5BC9AA82" w14:textId="77777777" w:rsidR="00BD5F72" w:rsidRDefault="00FA6F50" w:rsidP="00BD5F72">
      <w:pPr>
        <w:numPr>
          <w:ilvl w:val="0"/>
          <w:numId w:val="57"/>
        </w:numPr>
        <w:rPr>
          <w:ins w:id="285" w:author="Fisher, Jillian, J" w:date="2026-03-06T09:50:00Z" w16du:dateUtc="2026-03-06T14:50:00Z"/>
          <w:sz w:val="24"/>
          <w:szCs w:val="24"/>
        </w:rPr>
      </w:pPr>
      <w:ins w:id="286" w:author="Fisher, Jillian, J" w:date="2026-02-20T10:10:00Z">
        <w:r w:rsidRPr="00FA6F50">
          <w:rPr>
            <w:sz w:val="24"/>
            <w:szCs w:val="24"/>
            <w:rPrChange w:id="287" w:author="Fisher, Jillian, J" w:date="2026-02-20T10:10:00Z" w16du:dateUtc="2026-02-20T15:10:00Z">
              <w:rPr/>
            </w:rPrChange>
          </w:rPr>
          <w:lastRenderedPageBreak/>
          <w:t xml:space="preserve">Open </w:t>
        </w:r>
      </w:ins>
      <w:ins w:id="288" w:author="Fisher, Jillian, J" w:date="2026-03-06T09:50:00Z" w16du:dateUtc="2026-03-06T14:50:00Z">
        <w:r w:rsidR="00BD5F72">
          <w:rPr>
            <w:sz w:val="24"/>
            <w:szCs w:val="24"/>
          </w:rPr>
          <w:t>the capsule and remove the metal balls carefully with tweezers. Set them on the lid.</w:t>
        </w:r>
      </w:ins>
    </w:p>
    <w:p w14:paraId="4FF0396E" w14:textId="72BD7E8F" w:rsidR="00FA6F50" w:rsidRPr="00BD5F72" w:rsidRDefault="00FA6F50">
      <w:pPr>
        <w:numPr>
          <w:ilvl w:val="0"/>
          <w:numId w:val="57"/>
        </w:numPr>
        <w:rPr>
          <w:ins w:id="289" w:author="Fisher, Jillian, J" w:date="2026-02-20T10:10:00Z"/>
          <w:sz w:val="24"/>
          <w:szCs w:val="24"/>
          <w:rPrChange w:id="290" w:author="Fisher, Jillian, J" w:date="2026-03-06T09:50:00Z" w16du:dateUtc="2026-03-06T14:50:00Z">
            <w:rPr>
              <w:ins w:id="291" w:author="Fisher, Jillian, J" w:date="2026-02-20T10:10:00Z"/>
            </w:rPr>
          </w:rPrChange>
        </w:rPr>
        <w:pPrChange w:id="292" w:author="Fisher, Jillian, J" w:date="2026-03-06T09:50:00Z" w16du:dateUtc="2026-03-06T14:50:00Z">
          <w:pPr>
            <w:numPr>
              <w:numId w:val="59"/>
            </w:numPr>
            <w:tabs>
              <w:tab w:val="num" w:pos="720"/>
            </w:tabs>
            <w:ind w:left="720" w:hanging="360"/>
          </w:pPr>
        </w:pPrChange>
      </w:pPr>
      <w:ins w:id="293" w:author="Fisher, Jillian, J" w:date="2026-02-20T10:10:00Z">
        <w:r w:rsidRPr="00BD5F72">
          <w:rPr>
            <w:sz w:val="24"/>
            <w:szCs w:val="24"/>
            <w:rPrChange w:id="294" w:author="Fisher, Jillian, J" w:date="2026-03-06T09:50:00Z" w16du:dateUtc="2026-03-06T14:50:00Z">
              <w:rPr/>
            </w:rPrChange>
          </w:rPr>
          <w:t xml:space="preserve">Set </w:t>
        </w:r>
      </w:ins>
      <w:ins w:id="295" w:author="Fisher, Jillian, J" w:date="2026-03-06T09:50:00Z" w16du:dateUtc="2026-03-06T14:50:00Z">
        <w:r w:rsidR="00BD5F72">
          <w:rPr>
            <w:sz w:val="24"/>
            <w:szCs w:val="24"/>
          </w:rPr>
          <w:t xml:space="preserve">the </w:t>
        </w:r>
      </w:ins>
      <w:ins w:id="296" w:author="Fisher, Jillian, J" w:date="2026-02-20T10:10:00Z">
        <w:r w:rsidRPr="00BD5F72">
          <w:rPr>
            <w:sz w:val="24"/>
            <w:szCs w:val="24"/>
            <w:rPrChange w:id="297" w:author="Fisher, Jillian, J" w:date="2026-03-06T09:50:00Z" w16du:dateUtc="2026-03-06T14:50:00Z">
              <w:rPr/>
            </w:rPrChange>
          </w:rPr>
          <w:t xml:space="preserve">funnel </w:t>
        </w:r>
      </w:ins>
      <w:ins w:id="298" w:author="Fisher, Jillian, J" w:date="2026-03-06T09:50:00Z" w16du:dateUtc="2026-03-06T14:50:00Z">
        <w:r w:rsidR="00BD5F72">
          <w:rPr>
            <w:sz w:val="24"/>
            <w:szCs w:val="24"/>
          </w:rPr>
          <w:t>on top of</w:t>
        </w:r>
      </w:ins>
      <w:ins w:id="299" w:author="Fisher, Jillian, J" w:date="2026-02-20T10:10:00Z">
        <w:r w:rsidRPr="00BD5F72">
          <w:rPr>
            <w:sz w:val="24"/>
            <w:szCs w:val="24"/>
            <w:rPrChange w:id="300" w:author="Fisher, Jillian, J" w:date="2026-03-06T09:50:00Z" w16du:dateUtc="2026-03-06T14:50:00Z">
              <w:rPr/>
            </w:rPrChange>
          </w:rPr>
          <w:t xml:space="preserve"> the </w:t>
        </w:r>
      </w:ins>
      <w:ins w:id="301" w:author="Fisher, Jillian, J" w:date="2026-03-06T09:51:00Z" w16du:dateUtc="2026-03-06T14:51:00Z">
        <w:r w:rsidR="00BD5F72">
          <w:rPr>
            <w:sz w:val="24"/>
            <w:szCs w:val="24"/>
          </w:rPr>
          <w:t xml:space="preserve">corresponding </w:t>
        </w:r>
      </w:ins>
      <w:ins w:id="302" w:author="Fisher, Jillian, J" w:date="2026-02-20T10:10:00Z">
        <w:r w:rsidRPr="00BD5F72">
          <w:rPr>
            <w:sz w:val="24"/>
            <w:szCs w:val="24"/>
            <w:rPrChange w:id="303" w:author="Fisher, Jillian, J" w:date="2026-03-06T09:50:00Z" w16du:dateUtc="2026-03-06T14:50:00Z">
              <w:rPr/>
            </w:rPrChange>
          </w:rPr>
          <w:t>vial</w:t>
        </w:r>
      </w:ins>
      <w:ins w:id="304" w:author="Fisher, Jillian, J" w:date="2026-03-06T09:50:00Z" w16du:dateUtc="2026-03-06T14:50:00Z">
        <w:r w:rsidR="00BD5F72">
          <w:rPr>
            <w:sz w:val="24"/>
            <w:szCs w:val="24"/>
          </w:rPr>
          <w:t>.</w:t>
        </w:r>
      </w:ins>
    </w:p>
    <w:p w14:paraId="4DD80062" w14:textId="276F960F" w:rsidR="00FA6F50" w:rsidRPr="00FA6F50" w:rsidRDefault="00FA6F50" w:rsidP="00FA6F50">
      <w:pPr>
        <w:numPr>
          <w:ilvl w:val="0"/>
          <w:numId w:val="60"/>
        </w:numPr>
        <w:rPr>
          <w:ins w:id="305" w:author="Fisher, Jillian, J" w:date="2026-02-20T10:10:00Z"/>
          <w:sz w:val="24"/>
          <w:szCs w:val="24"/>
          <w:rPrChange w:id="306" w:author="Fisher, Jillian, J" w:date="2026-02-20T10:10:00Z" w16du:dateUtc="2026-02-20T15:10:00Z">
            <w:rPr>
              <w:ins w:id="307" w:author="Fisher, Jillian, J" w:date="2026-02-20T10:10:00Z"/>
            </w:rPr>
          </w:rPrChange>
        </w:rPr>
      </w:pPr>
      <w:ins w:id="308" w:author="Fisher, Jillian, J" w:date="2026-02-20T10:10:00Z">
        <w:r w:rsidRPr="00FA6F50">
          <w:rPr>
            <w:sz w:val="24"/>
            <w:szCs w:val="24"/>
            <w:rPrChange w:id="309" w:author="Fisher, Jillian, J" w:date="2026-02-20T10:10:00Z" w16du:dateUtc="2026-02-20T15:10:00Z">
              <w:rPr/>
            </w:rPrChange>
          </w:rPr>
          <w:t xml:space="preserve">Upend </w:t>
        </w:r>
      </w:ins>
      <w:ins w:id="310" w:author="Fisher, Jillian, J" w:date="2026-03-06T09:51:00Z" w16du:dateUtc="2026-03-06T14:51:00Z">
        <w:r w:rsidR="00BD5F72">
          <w:rPr>
            <w:sz w:val="24"/>
            <w:szCs w:val="24"/>
          </w:rPr>
          <w:t xml:space="preserve">the capsule </w:t>
        </w:r>
      </w:ins>
      <w:ins w:id="311" w:author="Fisher, Jillian, J" w:date="2026-02-20T10:10:00Z">
        <w:r w:rsidRPr="00FA6F50">
          <w:rPr>
            <w:sz w:val="24"/>
            <w:szCs w:val="24"/>
            <w:rPrChange w:id="312" w:author="Fisher, Jillian, J" w:date="2026-02-20T10:10:00Z" w16du:dateUtc="2026-02-20T15:10:00Z">
              <w:rPr/>
            </w:rPrChange>
          </w:rPr>
          <w:t>and shake</w:t>
        </w:r>
      </w:ins>
      <w:ins w:id="313" w:author="Fisher, Jillian, J" w:date="2026-03-06T09:51:00Z" w16du:dateUtc="2026-03-06T14:51:00Z">
        <w:r w:rsidR="00BD5F72">
          <w:rPr>
            <w:sz w:val="24"/>
            <w:szCs w:val="24"/>
          </w:rPr>
          <w:t xml:space="preserve"> it</w:t>
        </w:r>
      </w:ins>
      <w:ins w:id="314" w:author="Fisher, Jillian, J" w:date="2026-02-20T10:10:00Z">
        <w:r w:rsidRPr="00FA6F50">
          <w:rPr>
            <w:sz w:val="24"/>
            <w:szCs w:val="24"/>
            <w:rPrChange w:id="315" w:author="Fisher, Jillian, J" w:date="2026-02-20T10:10:00Z" w16du:dateUtc="2026-02-20T15:10:00Z">
              <w:rPr/>
            </w:rPrChange>
          </w:rPr>
          <w:t xml:space="preserve"> into the funnel</w:t>
        </w:r>
      </w:ins>
      <w:ins w:id="316" w:author="Fisher, Jillian, J" w:date="2026-03-06T09:51:00Z" w16du:dateUtc="2026-03-06T14:51:00Z">
        <w:r w:rsidR="00BD5F72">
          <w:rPr>
            <w:sz w:val="24"/>
            <w:szCs w:val="24"/>
          </w:rPr>
          <w:t>, losing as little sample as possible.</w:t>
        </w:r>
      </w:ins>
    </w:p>
    <w:p w14:paraId="72939E1E" w14:textId="5FD9340C" w:rsidR="00FA6F50" w:rsidRPr="00FA6F50" w:rsidRDefault="00FA6F50" w:rsidP="00FA6F50">
      <w:pPr>
        <w:numPr>
          <w:ilvl w:val="0"/>
          <w:numId w:val="61"/>
        </w:numPr>
        <w:rPr>
          <w:ins w:id="317" w:author="Fisher, Jillian, J" w:date="2026-02-20T10:10:00Z"/>
          <w:sz w:val="24"/>
          <w:szCs w:val="24"/>
          <w:rPrChange w:id="318" w:author="Fisher, Jillian, J" w:date="2026-02-20T10:10:00Z" w16du:dateUtc="2026-02-20T15:10:00Z">
            <w:rPr>
              <w:ins w:id="319" w:author="Fisher, Jillian, J" w:date="2026-02-20T10:10:00Z"/>
            </w:rPr>
          </w:rPrChange>
        </w:rPr>
      </w:pPr>
      <w:ins w:id="320" w:author="Fisher, Jillian, J" w:date="2026-02-20T10:10:00Z">
        <w:r w:rsidRPr="00FA6F50">
          <w:rPr>
            <w:sz w:val="24"/>
            <w:szCs w:val="24"/>
            <w:rPrChange w:id="321" w:author="Fisher, Jillian, J" w:date="2026-02-20T10:10:00Z" w16du:dateUtc="2026-02-20T15:10:00Z">
              <w:rPr/>
            </w:rPrChange>
          </w:rPr>
          <w:t xml:space="preserve">Use </w:t>
        </w:r>
      </w:ins>
      <w:ins w:id="322" w:author="Fisher, Jillian, J" w:date="2026-03-06T09:51:00Z" w16du:dateUtc="2026-03-06T14:51:00Z">
        <w:r w:rsidR="00BD5F72">
          <w:rPr>
            <w:sz w:val="24"/>
            <w:szCs w:val="24"/>
          </w:rPr>
          <w:t xml:space="preserve">the </w:t>
        </w:r>
      </w:ins>
      <w:ins w:id="323" w:author="Fisher, Jillian, J" w:date="2026-02-20T10:10:00Z">
        <w:r w:rsidRPr="00FA6F50">
          <w:rPr>
            <w:sz w:val="24"/>
            <w:szCs w:val="24"/>
            <w:rPrChange w:id="324" w:author="Fisher, Jillian, J" w:date="2026-02-20T10:10:00Z" w16du:dateUtc="2026-02-20T15:10:00Z">
              <w:rPr/>
            </w:rPrChange>
          </w:rPr>
          <w:t xml:space="preserve">paint brush </w:t>
        </w:r>
      </w:ins>
      <w:ins w:id="325" w:author="Fisher, Jillian, J" w:date="2026-03-06T09:51:00Z" w16du:dateUtc="2026-03-06T14:51:00Z">
        <w:r w:rsidR="00BD5F72">
          <w:rPr>
            <w:sz w:val="24"/>
            <w:szCs w:val="24"/>
          </w:rPr>
          <w:t xml:space="preserve">as </w:t>
        </w:r>
      </w:ins>
      <w:ins w:id="326" w:author="Fisher, Jillian, J" w:date="2026-02-20T10:10:00Z">
        <w:r w:rsidRPr="00FA6F50">
          <w:rPr>
            <w:sz w:val="24"/>
            <w:szCs w:val="24"/>
            <w:rPrChange w:id="327" w:author="Fisher, Jillian, J" w:date="2026-02-20T10:10:00Z" w16du:dateUtc="2026-02-20T15:10:00Z">
              <w:rPr/>
            </w:rPrChange>
          </w:rPr>
          <w:t xml:space="preserve">necessary to extract small amounts of sample </w:t>
        </w:r>
      </w:ins>
      <w:ins w:id="328" w:author="Fisher, Jillian, J" w:date="2026-03-06T09:51:00Z" w16du:dateUtc="2026-03-06T14:51:00Z">
        <w:r w:rsidR="00BD5F72">
          <w:rPr>
            <w:sz w:val="24"/>
            <w:szCs w:val="24"/>
          </w:rPr>
          <w:t xml:space="preserve">stuck to the capsule walls and </w:t>
        </w:r>
        <w:proofErr w:type="gramStart"/>
        <w:r w:rsidR="00BD5F72">
          <w:rPr>
            <w:sz w:val="24"/>
            <w:szCs w:val="24"/>
          </w:rPr>
          <w:t>lid, and</w:t>
        </w:r>
        <w:proofErr w:type="gramEnd"/>
        <w:r w:rsidR="00BD5F72">
          <w:rPr>
            <w:sz w:val="24"/>
            <w:szCs w:val="24"/>
          </w:rPr>
          <w:t xml:space="preserve"> continu</w:t>
        </w:r>
      </w:ins>
      <w:ins w:id="329" w:author="Fisher, Jillian, J" w:date="2026-03-06T09:52:00Z" w16du:dateUtc="2026-03-06T14:52:00Z">
        <w:r w:rsidR="00BD5F72">
          <w:rPr>
            <w:sz w:val="24"/>
            <w:szCs w:val="24"/>
          </w:rPr>
          <w:t>e funneling sample into the vial. Brush sample stuck to the funnel into the vial at the end.</w:t>
        </w:r>
      </w:ins>
    </w:p>
    <w:p w14:paraId="2425E208" w14:textId="2BED1D8E" w:rsidR="00FA6F50" w:rsidRPr="00FA6F50" w:rsidRDefault="00FA6F50" w:rsidP="00FA6F50">
      <w:pPr>
        <w:numPr>
          <w:ilvl w:val="0"/>
          <w:numId w:val="62"/>
        </w:numPr>
        <w:rPr>
          <w:ins w:id="330" w:author="Fisher, Jillian, J" w:date="2026-02-20T10:10:00Z"/>
          <w:sz w:val="24"/>
          <w:szCs w:val="24"/>
          <w:rPrChange w:id="331" w:author="Fisher, Jillian, J" w:date="2026-02-20T10:10:00Z" w16du:dateUtc="2026-02-20T15:10:00Z">
            <w:rPr>
              <w:ins w:id="332" w:author="Fisher, Jillian, J" w:date="2026-02-20T10:10:00Z"/>
            </w:rPr>
          </w:rPrChange>
        </w:rPr>
      </w:pPr>
      <w:ins w:id="333" w:author="Fisher, Jillian, J" w:date="2026-02-20T10:10:00Z">
        <w:r w:rsidRPr="00FA6F50">
          <w:rPr>
            <w:sz w:val="24"/>
            <w:szCs w:val="24"/>
            <w:rPrChange w:id="334" w:author="Fisher, Jillian, J" w:date="2026-02-20T10:10:00Z" w16du:dateUtc="2026-02-20T15:10:00Z">
              <w:rPr/>
            </w:rPrChange>
          </w:rPr>
          <w:t xml:space="preserve">Close </w:t>
        </w:r>
      </w:ins>
      <w:ins w:id="335" w:author="Fisher, Jillian, J" w:date="2026-03-06T09:52:00Z" w16du:dateUtc="2026-03-06T14:52:00Z">
        <w:r w:rsidR="00BD5F72">
          <w:rPr>
            <w:sz w:val="24"/>
            <w:szCs w:val="24"/>
          </w:rPr>
          <w:t xml:space="preserve">the </w:t>
        </w:r>
      </w:ins>
      <w:ins w:id="336" w:author="Fisher, Jillian, J" w:date="2026-02-20T10:10:00Z">
        <w:r w:rsidRPr="00FA6F50">
          <w:rPr>
            <w:sz w:val="24"/>
            <w:szCs w:val="24"/>
            <w:rPrChange w:id="337" w:author="Fisher, Jillian, J" w:date="2026-02-20T10:10:00Z" w16du:dateUtc="2026-02-20T15:10:00Z">
              <w:rPr/>
            </w:rPrChange>
          </w:rPr>
          <w:t>vial </w:t>
        </w:r>
      </w:ins>
      <w:ins w:id="338" w:author="Fisher, Jillian, J" w:date="2026-03-06T09:52:00Z" w16du:dateUtc="2026-03-06T14:52:00Z">
        <w:r w:rsidR="00BD5F72">
          <w:rPr>
            <w:sz w:val="24"/>
            <w:szCs w:val="24"/>
          </w:rPr>
          <w:t>and return it to the box.</w:t>
        </w:r>
      </w:ins>
    </w:p>
    <w:p w14:paraId="5C5D0D91" w14:textId="06722FE6" w:rsidR="00FA6F50" w:rsidRPr="00BD5F72" w:rsidRDefault="00FA6F50" w:rsidP="00FA6F50">
      <w:pPr>
        <w:rPr>
          <w:ins w:id="339" w:author="Fisher, Jillian, J" w:date="2026-02-20T10:10:00Z"/>
          <w:b/>
          <w:bCs/>
          <w:sz w:val="24"/>
          <w:szCs w:val="24"/>
          <w:rPrChange w:id="340" w:author="Fisher, Jillian, J" w:date="2026-03-06T09:52:00Z" w16du:dateUtc="2026-03-06T14:52:00Z">
            <w:rPr>
              <w:ins w:id="341" w:author="Fisher, Jillian, J" w:date="2026-02-20T10:10:00Z"/>
            </w:rPr>
          </w:rPrChange>
        </w:rPr>
      </w:pPr>
      <w:ins w:id="342" w:author="Fisher, Jillian, J" w:date="2026-02-20T10:10:00Z">
        <w:r w:rsidRPr="00BD5F72">
          <w:rPr>
            <w:b/>
            <w:bCs/>
            <w:sz w:val="24"/>
            <w:szCs w:val="24"/>
            <w:rPrChange w:id="343" w:author="Fisher, Jillian, J" w:date="2026-03-06T09:52:00Z" w16du:dateUtc="2026-03-06T14:52:00Z">
              <w:rPr/>
            </w:rPrChange>
          </w:rPr>
          <w:t xml:space="preserve">Cleaning </w:t>
        </w:r>
      </w:ins>
      <w:proofErr w:type="gramStart"/>
      <w:ins w:id="344" w:author="Fisher, Jillian, J" w:date="2026-03-06T09:53:00Z" w16du:dateUtc="2026-03-06T14:53:00Z">
        <w:r w:rsidR="00BD5F72">
          <w:rPr>
            <w:b/>
            <w:bCs/>
            <w:sz w:val="24"/>
            <w:szCs w:val="24"/>
          </w:rPr>
          <w:t>P</w:t>
        </w:r>
      </w:ins>
      <w:ins w:id="345" w:author="Fisher, Jillian, J" w:date="2026-02-20T10:10:00Z">
        <w:r w:rsidRPr="00BD5F72">
          <w:rPr>
            <w:b/>
            <w:bCs/>
            <w:sz w:val="24"/>
            <w:szCs w:val="24"/>
            <w:rPrChange w:id="346" w:author="Fisher, Jillian, J" w:date="2026-03-06T09:52:00Z" w16du:dateUtc="2026-03-06T14:52:00Z">
              <w:rPr/>
            </w:rPrChange>
          </w:rPr>
          <w:t>ost-grind</w:t>
        </w:r>
      </w:ins>
      <w:ins w:id="347" w:author="Fisher, Jillian, J" w:date="2026-03-06T09:53:00Z" w16du:dateUtc="2026-03-06T14:53:00Z">
        <w:r w:rsidR="00BD5F72">
          <w:rPr>
            <w:b/>
            <w:bCs/>
            <w:sz w:val="24"/>
            <w:szCs w:val="24"/>
          </w:rPr>
          <w:t>ing</w:t>
        </w:r>
      </w:ins>
      <w:proofErr w:type="gramEnd"/>
    </w:p>
    <w:p w14:paraId="78DE6A82" w14:textId="37AA069A" w:rsidR="00FA6F50" w:rsidRPr="00FA6F50" w:rsidRDefault="00FA6F50" w:rsidP="00FA6F50">
      <w:pPr>
        <w:numPr>
          <w:ilvl w:val="0"/>
          <w:numId w:val="63"/>
        </w:numPr>
        <w:rPr>
          <w:ins w:id="348" w:author="Fisher, Jillian, J" w:date="2026-02-20T10:10:00Z"/>
          <w:sz w:val="24"/>
          <w:szCs w:val="24"/>
          <w:rPrChange w:id="349" w:author="Fisher, Jillian, J" w:date="2026-02-20T10:10:00Z" w16du:dateUtc="2026-02-20T15:10:00Z">
            <w:rPr>
              <w:ins w:id="350" w:author="Fisher, Jillian, J" w:date="2026-02-20T10:10:00Z"/>
            </w:rPr>
          </w:rPrChange>
        </w:rPr>
      </w:pPr>
      <w:ins w:id="351" w:author="Fisher, Jillian, J" w:date="2026-02-20T10:10:00Z">
        <w:r w:rsidRPr="00FA6F50">
          <w:rPr>
            <w:sz w:val="24"/>
            <w:szCs w:val="24"/>
            <w:rPrChange w:id="352" w:author="Fisher, Jillian, J" w:date="2026-02-20T10:10:00Z" w16du:dateUtc="2026-02-20T15:10:00Z">
              <w:rPr/>
            </w:rPrChange>
          </w:rPr>
          <w:t>Replace metal balls into jar</w:t>
        </w:r>
      </w:ins>
      <w:ins w:id="353" w:author="Fisher, Jillian, J" w:date="2026-03-06T09:53:00Z" w16du:dateUtc="2026-03-06T14:53:00Z">
        <w:r w:rsidR="00BD5F72">
          <w:rPr>
            <w:sz w:val="24"/>
            <w:szCs w:val="24"/>
          </w:rPr>
          <w:t>.</w:t>
        </w:r>
      </w:ins>
    </w:p>
    <w:p w14:paraId="07A90094" w14:textId="72F7EBDB" w:rsidR="00FA6F50" w:rsidRPr="00FA6F50" w:rsidRDefault="00FA6F50" w:rsidP="00FA6F50">
      <w:pPr>
        <w:numPr>
          <w:ilvl w:val="0"/>
          <w:numId w:val="64"/>
        </w:numPr>
        <w:rPr>
          <w:ins w:id="354" w:author="Fisher, Jillian, J" w:date="2026-02-20T10:10:00Z"/>
          <w:sz w:val="24"/>
          <w:szCs w:val="24"/>
          <w:rPrChange w:id="355" w:author="Fisher, Jillian, J" w:date="2026-02-20T10:10:00Z" w16du:dateUtc="2026-02-20T15:10:00Z">
            <w:rPr>
              <w:ins w:id="356" w:author="Fisher, Jillian, J" w:date="2026-02-20T10:10:00Z"/>
            </w:rPr>
          </w:rPrChange>
        </w:rPr>
      </w:pPr>
      <w:ins w:id="357" w:author="Fisher, Jillian, J" w:date="2026-02-20T10:10:00Z">
        <w:r w:rsidRPr="00FA6F50">
          <w:rPr>
            <w:sz w:val="24"/>
            <w:szCs w:val="24"/>
            <w:rPrChange w:id="358" w:author="Fisher, Jillian, J" w:date="2026-02-20T10:10:00Z" w16du:dateUtc="2026-02-20T15:10:00Z">
              <w:rPr/>
            </w:rPrChange>
          </w:rPr>
          <w:t>Squirt ~2cm of DI water</w:t>
        </w:r>
      </w:ins>
      <w:ins w:id="359" w:author="Fisher, Jillian, J" w:date="2026-03-06T09:53:00Z" w16du:dateUtc="2026-03-06T14:53:00Z">
        <w:r w:rsidR="00BD5F72">
          <w:rPr>
            <w:sz w:val="24"/>
            <w:szCs w:val="24"/>
          </w:rPr>
          <w:t xml:space="preserve"> into the jar</w:t>
        </w:r>
      </w:ins>
      <w:ins w:id="360" w:author="Fisher, Jillian, J" w:date="2026-02-20T10:10:00Z">
        <w:r w:rsidRPr="00FA6F50">
          <w:rPr>
            <w:sz w:val="24"/>
            <w:szCs w:val="24"/>
            <w:rPrChange w:id="361" w:author="Fisher, Jillian, J" w:date="2026-02-20T10:10:00Z" w16du:dateUtc="2026-02-20T15:10:00Z">
              <w:rPr/>
            </w:rPrChange>
          </w:rPr>
          <w:t xml:space="preserve">, hold </w:t>
        </w:r>
      </w:ins>
      <w:ins w:id="362" w:author="Fisher, Jillian, J" w:date="2026-03-06T09:53:00Z" w16du:dateUtc="2026-03-06T14:53:00Z">
        <w:r w:rsidR="00BD5F72">
          <w:rPr>
            <w:sz w:val="24"/>
            <w:szCs w:val="24"/>
          </w:rPr>
          <w:t xml:space="preserve">the </w:t>
        </w:r>
      </w:ins>
      <w:ins w:id="363" w:author="Fisher, Jillian, J" w:date="2026-02-20T10:10:00Z">
        <w:r w:rsidRPr="00FA6F50">
          <w:rPr>
            <w:sz w:val="24"/>
            <w:szCs w:val="24"/>
            <w:rPrChange w:id="364" w:author="Fisher, Jillian, J" w:date="2026-02-20T10:10:00Z" w16du:dateUtc="2026-02-20T15:10:00Z">
              <w:rPr/>
            </w:rPrChange>
          </w:rPr>
          <w:t>lid closed, and shake</w:t>
        </w:r>
      </w:ins>
      <w:ins w:id="365" w:author="Fisher, Jillian, J" w:date="2026-03-06T09:53:00Z" w16du:dateUtc="2026-03-06T14:53:00Z">
        <w:r w:rsidR="00BD5F72">
          <w:rPr>
            <w:sz w:val="24"/>
            <w:szCs w:val="24"/>
          </w:rPr>
          <w:t>.</w:t>
        </w:r>
      </w:ins>
      <w:ins w:id="366" w:author="Fisher, Jillian, J" w:date="2026-02-20T10:10:00Z">
        <w:r w:rsidRPr="00FA6F50">
          <w:rPr>
            <w:sz w:val="24"/>
            <w:szCs w:val="24"/>
            <w:rPrChange w:id="367" w:author="Fisher, Jillian, J" w:date="2026-02-20T10:10:00Z" w16du:dateUtc="2026-02-20T15:10:00Z">
              <w:rPr/>
            </w:rPrChange>
          </w:rPr>
          <w:t> </w:t>
        </w:r>
      </w:ins>
    </w:p>
    <w:p w14:paraId="7987F146" w14:textId="6BBE6CE3" w:rsidR="00FA6F50" w:rsidRPr="00FA6F50" w:rsidRDefault="00FA6F50" w:rsidP="00FA6F50">
      <w:pPr>
        <w:numPr>
          <w:ilvl w:val="0"/>
          <w:numId w:val="65"/>
        </w:numPr>
        <w:rPr>
          <w:ins w:id="368" w:author="Fisher, Jillian, J" w:date="2026-02-20T10:10:00Z"/>
          <w:sz w:val="24"/>
          <w:szCs w:val="24"/>
          <w:rPrChange w:id="369" w:author="Fisher, Jillian, J" w:date="2026-02-20T10:10:00Z" w16du:dateUtc="2026-02-20T15:10:00Z">
            <w:rPr>
              <w:ins w:id="370" w:author="Fisher, Jillian, J" w:date="2026-02-20T10:10:00Z"/>
            </w:rPr>
          </w:rPrChange>
        </w:rPr>
      </w:pPr>
      <w:ins w:id="371" w:author="Fisher, Jillian, J" w:date="2026-02-20T10:10:00Z">
        <w:r w:rsidRPr="00FA6F50">
          <w:rPr>
            <w:sz w:val="24"/>
            <w:szCs w:val="24"/>
            <w:rPrChange w:id="372" w:author="Fisher, Jillian, J" w:date="2026-02-20T10:10:00Z" w16du:dateUtc="2026-02-20T15:10:00Z">
              <w:rPr/>
            </w:rPrChange>
          </w:rPr>
          <w:t>Pour out</w:t>
        </w:r>
      </w:ins>
      <w:ins w:id="373" w:author="Fisher, Jillian, J" w:date="2026-03-06T09:53:00Z" w16du:dateUtc="2026-03-06T14:53:00Z">
        <w:r w:rsidR="00BD5F72">
          <w:rPr>
            <w:sz w:val="24"/>
            <w:szCs w:val="24"/>
          </w:rPr>
          <w:t xml:space="preserve"> the</w:t>
        </w:r>
      </w:ins>
      <w:ins w:id="374" w:author="Fisher, Jillian, J" w:date="2026-02-20T10:10:00Z">
        <w:r w:rsidRPr="00FA6F50">
          <w:rPr>
            <w:sz w:val="24"/>
            <w:szCs w:val="24"/>
            <w:rPrChange w:id="375" w:author="Fisher, Jillian, J" w:date="2026-02-20T10:10:00Z" w16du:dateUtc="2026-02-20T15:10:00Z">
              <w:rPr/>
            </w:rPrChange>
          </w:rPr>
          <w:t xml:space="preserve"> water into </w:t>
        </w:r>
      </w:ins>
      <w:ins w:id="376" w:author="Fisher, Jillian, J" w:date="2026-03-06T09:53:00Z" w16du:dateUtc="2026-03-06T14:53:00Z">
        <w:r w:rsidR="00BD5F72">
          <w:rPr>
            <w:sz w:val="24"/>
            <w:szCs w:val="24"/>
          </w:rPr>
          <w:t xml:space="preserve">the </w:t>
        </w:r>
      </w:ins>
      <w:ins w:id="377" w:author="Fisher, Jillian, J" w:date="2026-02-20T10:10:00Z">
        <w:r w:rsidRPr="00FA6F50">
          <w:rPr>
            <w:sz w:val="24"/>
            <w:szCs w:val="24"/>
            <w:rPrChange w:id="378" w:author="Fisher, Jillian, J" w:date="2026-02-20T10:10:00Z" w16du:dateUtc="2026-02-20T15:10:00Z">
              <w:rPr/>
            </w:rPrChange>
          </w:rPr>
          <w:t>waste jar, making sure the balls don’t fall out</w:t>
        </w:r>
      </w:ins>
      <w:ins w:id="379" w:author="Fisher, Jillian, J" w:date="2026-03-06T09:53:00Z" w16du:dateUtc="2026-03-06T14:53:00Z">
        <w:r w:rsidR="00BD5F72">
          <w:rPr>
            <w:sz w:val="24"/>
            <w:szCs w:val="24"/>
          </w:rPr>
          <w:t>.</w:t>
        </w:r>
      </w:ins>
      <w:ins w:id="380" w:author="Fisher, Jillian, J" w:date="2026-02-20T10:10:00Z">
        <w:r w:rsidRPr="00FA6F50">
          <w:rPr>
            <w:sz w:val="24"/>
            <w:szCs w:val="24"/>
            <w:rPrChange w:id="381" w:author="Fisher, Jillian, J" w:date="2026-02-20T10:10:00Z" w16du:dateUtc="2026-02-20T15:10:00Z">
              <w:rPr/>
            </w:rPrChange>
          </w:rPr>
          <w:t> </w:t>
        </w:r>
      </w:ins>
    </w:p>
    <w:p w14:paraId="6F3FFD84" w14:textId="5412E80B" w:rsidR="00FA6F50" w:rsidRPr="00FA6F50" w:rsidRDefault="00BD5F72" w:rsidP="00FA6F50">
      <w:pPr>
        <w:numPr>
          <w:ilvl w:val="0"/>
          <w:numId w:val="66"/>
        </w:numPr>
        <w:rPr>
          <w:ins w:id="382" w:author="Fisher, Jillian, J" w:date="2026-02-20T10:10:00Z"/>
          <w:sz w:val="24"/>
          <w:szCs w:val="24"/>
          <w:rPrChange w:id="383" w:author="Fisher, Jillian, J" w:date="2026-02-20T10:10:00Z" w16du:dateUtc="2026-02-20T15:10:00Z">
            <w:rPr>
              <w:ins w:id="384" w:author="Fisher, Jillian, J" w:date="2026-02-20T10:10:00Z"/>
            </w:rPr>
          </w:rPrChange>
        </w:rPr>
      </w:pPr>
      <w:ins w:id="385" w:author="Fisher, Jillian, J" w:date="2026-03-06T09:53:00Z" w16du:dateUtc="2026-03-06T14:53:00Z">
        <w:r>
          <w:rPr>
            <w:sz w:val="24"/>
            <w:szCs w:val="24"/>
          </w:rPr>
          <w:t>Wipe the capsule</w:t>
        </w:r>
      </w:ins>
      <w:ins w:id="386" w:author="Fisher, Jillian, J" w:date="2026-02-20T10:10:00Z">
        <w:r w:rsidR="00FA6F50" w:rsidRPr="00FA6F50">
          <w:rPr>
            <w:sz w:val="24"/>
            <w:szCs w:val="24"/>
            <w:rPrChange w:id="387" w:author="Fisher, Jillian, J" w:date="2026-02-20T10:10:00Z" w16du:dateUtc="2026-02-20T15:10:00Z">
              <w:rPr/>
            </w:rPrChange>
          </w:rPr>
          <w:t xml:space="preserve"> out with </w:t>
        </w:r>
      </w:ins>
      <w:ins w:id="388" w:author="Fisher, Jillian, J" w:date="2026-03-06T09:53:00Z" w16du:dateUtc="2026-03-06T14:53:00Z">
        <w:r>
          <w:rPr>
            <w:sz w:val="24"/>
            <w:szCs w:val="24"/>
          </w:rPr>
          <w:t xml:space="preserve">a </w:t>
        </w:r>
      </w:ins>
      <w:ins w:id="389" w:author="Fisher, Jillian, J" w:date="2026-02-20T10:10:00Z">
        <w:r w:rsidR="00FA6F50" w:rsidRPr="00FA6F50">
          <w:rPr>
            <w:sz w:val="24"/>
            <w:szCs w:val="24"/>
            <w:rPrChange w:id="390" w:author="Fisher, Jillian, J" w:date="2026-02-20T10:10:00Z" w16du:dateUtc="2026-02-20T15:10:00Z">
              <w:rPr/>
            </w:rPrChange>
          </w:rPr>
          <w:t>paper towel; wipe the lid also</w:t>
        </w:r>
      </w:ins>
      <w:ins w:id="391" w:author="Fisher, Jillian, J" w:date="2026-03-06T09:53:00Z" w16du:dateUtc="2026-03-06T14:53:00Z">
        <w:r>
          <w:rPr>
            <w:sz w:val="24"/>
            <w:szCs w:val="24"/>
          </w:rPr>
          <w:t>.</w:t>
        </w:r>
      </w:ins>
      <w:ins w:id="392" w:author="Fisher, Jillian, J" w:date="2026-02-20T10:10:00Z">
        <w:r w:rsidR="00FA6F50" w:rsidRPr="00FA6F50">
          <w:rPr>
            <w:sz w:val="24"/>
            <w:szCs w:val="24"/>
            <w:rPrChange w:id="393" w:author="Fisher, Jillian, J" w:date="2026-02-20T10:10:00Z" w16du:dateUtc="2026-02-20T15:10:00Z">
              <w:rPr/>
            </w:rPrChange>
          </w:rPr>
          <w:t> </w:t>
        </w:r>
      </w:ins>
    </w:p>
    <w:p w14:paraId="04EDB129" w14:textId="5032347F" w:rsidR="00FA6F50" w:rsidRPr="00FA6F50" w:rsidRDefault="00FA6F50" w:rsidP="00FA6F50">
      <w:pPr>
        <w:numPr>
          <w:ilvl w:val="0"/>
          <w:numId w:val="67"/>
        </w:numPr>
        <w:rPr>
          <w:ins w:id="394" w:author="Fisher, Jillian, J" w:date="2026-02-20T10:10:00Z"/>
          <w:sz w:val="24"/>
          <w:szCs w:val="24"/>
          <w:rPrChange w:id="395" w:author="Fisher, Jillian, J" w:date="2026-02-20T10:10:00Z" w16du:dateUtc="2026-02-20T15:10:00Z">
            <w:rPr>
              <w:ins w:id="396" w:author="Fisher, Jillian, J" w:date="2026-02-20T10:10:00Z"/>
            </w:rPr>
          </w:rPrChange>
        </w:rPr>
      </w:pPr>
      <w:ins w:id="397" w:author="Fisher, Jillian, J" w:date="2026-02-20T10:10:00Z">
        <w:r w:rsidRPr="00FA6F50">
          <w:rPr>
            <w:sz w:val="24"/>
            <w:szCs w:val="24"/>
            <w:rPrChange w:id="398" w:author="Fisher, Jillian, J" w:date="2026-02-20T10:10:00Z" w16du:dateUtc="2026-02-20T15:10:00Z">
              <w:rPr/>
            </w:rPrChange>
          </w:rPr>
          <w:t>Squirt ~2mm of ethanol into jar and thoroughly wipe with paper towel; wipe the lid also</w:t>
        </w:r>
      </w:ins>
      <w:ins w:id="399" w:author="Fisher, Jillian, J" w:date="2026-03-06T09:54:00Z" w16du:dateUtc="2026-03-06T14:54:00Z">
        <w:r w:rsidR="00BD5F72">
          <w:rPr>
            <w:sz w:val="24"/>
            <w:szCs w:val="24"/>
          </w:rPr>
          <w:t>.</w:t>
        </w:r>
      </w:ins>
      <w:ins w:id="400" w:author="Fisher, Jillian, J" w:date="2026-02-20T10:10:00Z">
        <w:r w:rsidRPr="00FA6F50">
          <w:rPr>
            <w:sz w:val="24"/>
            <w:szCs w:val="24"/>
            <w:rPrChange w:id="401" w:author="Fisher, Jillian, J" w:date="2026-02-20T10:10:00Z" w16du:dateUtc="2026-02-20T15:10:00Z">
              <w:rPr/>
            </w:rPrChange>
          </w:rPr>
          <w:t> </w:t>
        </w:r>
      </w:ins>
    </w:p>
    <w:p w14:paraId="2DB21D48" w14:textId="77777777" w:rsidR="00FA6F50" w:rsidRPr="00FA6F50" w:rsidRDefault="00FA6F50" w:rsidP="00FA6F50">
      <w:pPr>
        <w:numPr>
          <w:ilvl w:val="0"/>
          <w:numId w:val="68"/>
        </w:numPr>
        <w:rPr>
          <w:ins w:id="402" w:author="Fisher, Jillian, J" w:date="2026-02-20T10:10:00Z"/>
          <w:sz w:val="24"/>
          <w:szCs w:val="24"/>
          <w:rPrChange w:id="403" w:author="Fisher, Jillian, J" w:date="2026-02-20T10:10:00Z" w16du:dateUtc="2026-02-20T15:10:00Z">
            <w:rPr>
              <w:ins w:id="404" w:author="Fisher, Jillian, J" w:date="2026-02-20T10:10:00Z"/>
            </w:rPr>
          </w:rPrChange>
        </w:rPr>
      </w:pPr>
      <w:ins w:id="405" w:author="Fisher, Jillian, J" w:date="2026-02-20T10:10:00Z">
        <w:r w:rsidRPr="00FA6F50">
          <w:rPr>
            <w:sz w:val="24"/>
            <w:szCs w:val="24"/>
            <w:rPrChange w:id="406" w:author="Fisher, Jillian, J" w:date="2026-02-20T10:10:00Z" w16du:dateUtc="2026-02-20T15:10:00Z">
              <w:rPr/>
            </w:rPrChange>
          </w:rPr>
          <w:t>Dry the inside of the jar of any remaining DI water &amp; ethanol  </w:t>
        </w:r>
      </w:ins>
    </w:p>
    <w:p w14:paraId="251A0D27" w14:textId="1B5ADC41" w:rsidR="00FA6F50" w:rsidRPr="00FA6F50" w:rsidRDefault="00FA6F50" w:rsidP="00FA6F50">
      <w:pPr>
        <w:numPr>
          <w:ilvl w:val="0"/>
          <w:numId w:val="69"/>
        </w:numPr>
        <w:rPr>
          <w:ins w:id="407" w:author="Fisher, Jillian, J" w:date="2026-02-20T10:10:00Z"/>
          <w:sz w:val="24"/>
          <w:szCs w:val="24"/>
          <w:rPrChange w:id="408" w:author="Fisher, Jillian, J" w:date="2026-02-20T10:10:00Z" w16du:dateUtc="2026-02-20T15:10:00Z">
            <w:rPr>
              <w:ins w:id="409" w:author="Fisher, Jillian, J" w:date="2026-02-20T10:10:00Z"/>
            </w:rPr>
          </w:rPrChange>
        </w:rPr>
      </w:pPr>
      <w:ins w:id="410" w:author="Fisher, Jillian, J" w:date="2026-02-20T10:10:00Z">
        <w:r w:rsidRPr="00FA6F50">
          <w:rPr>
            <w:sz w:val="24"/>
            <w:szCs w:val="24"/>
            <w:rPrChange w:id="411" w:author="Fisher, Jillian, J" w:date="2026-02-20T10:10:00Z" w16du:dateUtc="2026-02-20T15:10:00Z">
              <w:rPr/>
            </w:rPrChange>
          </w:rPr>
          <w:t>Wipe tweezers</w:t>
        </w:r>
      </w:ins>
      <w:ins w:id="412" w:author="Fisher, Jillian, J" w:date="2026-03-06T09:54:00Z" w16du:dateUtc="2026-03-06T14:54:00Z">
        <w:r w:rsidR="00BD5F72">
          <w:rPr>
            <w:sz w:val="24"/>
            <w:szCs w:val="24"/>
          </w:rPr>
          <w:t>, paintbrush, the counter, and your gloves</w:t>
        </w:r>
      </w:ins>
      <w:ins w:id="413" w:author="Fisher, Jillian, J" w:date="2026-02-20T10:10:00Z">
        <w:r w:rsidRPr="00FA6F50">
          <w:rPr>
            <w:sz w:val="24"/>
            <w:szCs w:val="24"/>
            <w:rPrChange w:id="414" w:author="Fisher, Jillian, J" w:date="2026-02-20T10:10:00Z" w16du:dateUtc="2026-02-20T15:10:00Z">
              <w:rPr/>
            </w:rPrChange>
          </w:rPr>
          <w:t xml:space="preserve"> down with ethanol</w:t>
        </w:r>
      </w:ins>
      <w:ins w:id="415" w:author="Fisher, Jillian, J" w:date="2026-03-06T09:54:00Z" w16du:dateUtc="2026-03-06T14:54:00Z">
        <w:r w:rsidR="00BD5F72">
          <w:rPr>
            <w:sz w:val="24"/>
            <w:szCs w:val="24"/>
          </w:rPr>
          <w:t>.</w:t>
        </w:r>
      </w:ins>
      <w:ins w:id="416" w:author="Fisher, Jillian, J" w:date="2026-02-20T10:10:00Z">
        <w:r w:rsidRPr="00FA6F50">
          <w:rPr>
            <w:sz w:val="24"/>
            <w:szCs w:val="24"/>
            <w:rPrChange w:id="417" w:author="Fisher, Jillian, J" w:date="2026-02-20T10:10:00Z" w16du:dateUtc="2026-02-20T15:10:00Z">
              <w:rPr/>
            </w:rPrChange>
          </w:rPr>
          <w:t> </w:t>
        </w:r>
      </w:ins>
    </w:p>
    <w:p w14:paraId="19DD1ADD" w14:textId="11A92E18" w:rsidR="00D11508" w:rsidRDefault="00FA6F50" w:rsidP="00D11508">
      <w:pPr>
        <w:numPr>
          <w:ilvl w:val="0"/>
          <w:numId w:val="70"/>
        </w:numPr>
        <w:rPr>
          <w:ins w:id="418" w:author="Fisher, Jillian, J" w:date="2026-03-06T09:59:00Z" w16du:dateUtc="2026-03-06T14:59:00Z"/>
          <w:sz w:val="24"/>
          <w:szCs w:val="24"/>
        </w:rPr>
      </w:pPr>
      <w:ins w:id="419" w:author="Fisher, Jillian, J" w:date="2026-02-20T10:10:00Z">
        <w:r w:rsidRPr="00FA6F50">
          <w:rPr>
            <w:sz w:val="24"/>
            <w:szCs w:val="24"/>
            <w:rPrChange w:id="420" w:author="Fisher, Jillian, J" w:date="2026-02-20T10:10:00Z" w16du:dateUtc="2026-02-20T15:10:00Z">
              <w:rPr/>
            </w:rPrChange>
          </w:rPr>
          <w:t xml:space="preserve">Squirt </w:t>
        </w:r>
      </w:ins>
      <w:ins w:id="421" w:author="Fisher, Jillian, J" w:date="2026-03-06T09:55:00Z" w16du:dateUtc="2026-03-06T14:55:00Z">
        <w:r w:rsidR="00BD5F72">
          <w:rPr>
            <w:sz w:val="24"/>
            <w:szCs w:val="24"/>
          </w:rPr>
          <w:t>ethanol into the funnel</w:t>
        </w:r>
      </w:ins>
      <w:ins w:id="422" w:author="Fisher, Jillian, J" w:date="2026-02-20T10:10:00Z">
        <w:r w:rsidRPr="00FA6F50">
          <w:rPr>
            <w:sz w:val="24"/>
            <w:szCs w:val="24"/>
            <w:rPrChange w:id="423" w:author="Fisher, Jillian, J" w:date="2026-02-20T10:10:00Z" w16du:dateUtc="2026-02-20T15:10:00Z">
              <w:rPr/>
            </w:rPrChange>
          </w:rPr>
          <w:t xml:space="preserve"> </w:t>
        </w:r>
      </w:ins>
      <w:ins w:id="424" w:author="Fisher, Jillian, J" w:date="2026-02-20T10:21:00Z" w16du:dateUtc="2026-02-20T15:21:00Z">
        <w:r w:rsidR="00E97C72">
          <w:rPr>
            <w:sz w:val="24"/>
            <w:szCs w:val="24"/>
          </w:rPr>
          <w:t xml:space="preserve">above the waste jar </w:t>
        </w:r>
      </w:ins>
      <w:ins w:id="425" w:author="Fisher, Jillian, J" w:date="2026-02-20T10:10:00Z">
        <w:r w:rsidRPr="00FA6F50">
          <w:rPr>
            <w:sz w:val="24"/>
            <w:szCs w:val="24"/>
            <w:rPrChange w:id="426" w:author="Fisher, Jillian, J" w:date="2026-02-20T10:10:00Z" w16du:dateUtc="2026-02-20T15:10:00Z">
              <w:rPr/>
            </w:rPrChange>
          </w:rPr>
          <w:t>and then wipe thoroughly</w:t>
        </w:r>
      </w:ins>
      <w:ins w:id="427" w:author="Fisher, Jillian, J" w:date="2026-03-06T09:55:00Z" w16du:dateUtc="2026-03-06T14:55:00Z">
        <w:r w:rsidR="00BD5F72">
          <w:rPr>
            <w:sz w:val="24"/>
            <w:szCs w:val="24"/>
          </w:rPr>
          <w:t>.</w:t>
        </w:r>
      </w:ins>
      <w:ins w:id="428" w:author="Fisher, Jillian, J" w:date="2026-02-20T10:10:00Z">
        <w:r w:rsidRPr="00FA6F50">
          <w:rPr>
            <w:sz w:val="24"/>
            <w:szCs w:val="24"/>
            <w:rPrChange w:id="429" w:author="Fisher, Jillian, J" w:date="2026-02-20T10:10:00Z" w16du:dateUtc="2026-02-20T15:10:00Z">
              <w:rPr/>
            </w:rPrChange>
          </w:rPr>
          <w:t> </w:t>
        </w:r>
      </w:ins>
    </w:p>
    <w:p w14:paraId="4C1260C5" w14:textId="08DA6437" w:rsidR="00937D87" w:rsidRPr="00BD5F72" w:rsidRDefault="00937D87">
      <w:pPr>
        <w:numPr>
          <w:ilvl w:val="0"/>
          <w:numId w:val="70"/>
        </w:numPr>
        <w:rPr>
          <w:sz w:val="24"/>
          <w:szCs w:val="24"/>
          <w:rPrChange w:id="430" w:author="Fisher, Jillian, J" w:date="2026-03-06T09:55:00Z" w16du:dateUtc="2026-03-06T14:55:00Z">
            <w:rPr/>
          </w:rPrChange>
        </w:rPr>
        <w:pPrChange w:id="431" w:author="Fisher, Jillian, J" w:date="2026-03-06T09:55:00Z" w16du:dateUtc="2026-03-06T14:55:00Z">
          <w:pPr/>
        </w:pPrChange>
      </w:pPr>
      <w:ins w:id="432" w:author="Fisher, Jillian, J" w:date="2026-03-06T09:59:00Z" w16du:dateUtc="2026-03-06T14:59:00Z">
        <w:r>
          <w:rPr>
            <w:sz w:val="24"/>
            <w:szCs w:val="24"/>
          </w:rPr>
          <w:t>After the final grinding cycle, remove the O-rings and once again clean them separately.</w:t>
        </w:r>
      </w:ins>
    </w:p>
    <w:p w14:paraId="38D41F2F" w14:textId="7E9A0CEA" w:rsidR="00D11508" w:rsidRDefault="00D11508" w:rsidP="00D11508"/>
    <w:p w14:paraId="76EE5741" w14:textId="457CD87B" w:rsidR="00D11508" w:rsidRDefault="00D11508" w:rsidP="00D11508"/>
    <w:p w14:paraId="71F19AA0" w14:textId="29349D62" w:rsidR="00D11508" w:rsidRDefault="00D11508" w:rsidP="00D11508"/>
    <w:p w14:paraId="62869117" w14:textId="09C5E92E" w:rsidR="00D11508" w:rsidRDefault="00D11508" w:rsidP="00D11508"/>
    <w:p w14:paraId="088F3DB7" w14:textId="67DDBEBA" w:rsidR="00D11508" w:rsidRDefault="00D11508" w:rsidP="00D11508"/>
    <w:p w14:paraId="40EACB06" w14:textId="53D39E30" w:rsidR="00D11508" w:rsidRDefault="00D11508" w:rsidP="00D11508"/>
    <w:p w14:paraId="4BD5331F" w14:textId="77777777" w:rsidR="003B6777" w:rsidRPr="00D20A60" w:rsidRDefault="003B6777" w:rsidP="00D11508">
      <w:pPr>
        <w:rPr>
          <w:b/>
          <w:sz w:val="28"/>
          <w:szCs w:val="28"/>
        </w:rPr>
      </w:pPr>
    </w:p>
    <w:p w14:paraId="08BA8356" w14:textId="77777777" w:rsidR="00C811DA" w:rsidRDefault="00C811DA">
      <w:pPr>
        <w:rPr>
          <w:ins w:id="433" w:author="Walsh, Vanessa" w:date="2026-02-18T15:33:00Z" w16du:dateUtc="2026-02-18T20:33:00Z"/>
          <w:rFonts w:eastAsiaTheme="majorEastAsia" w:cstheme="majorBidi"/>
          <w:b/>
          <w:color w:val="000000" w:themeColor="text1"/>
          <w:sz w:val="28"/>
          <w:szCs w:val="32"/>
        </w:rPr>
      </w:pPr>
      <w:bookmarkStart w:id="434" w:name="_Tinning_Ground_Samples"/>
      <w:bookmarkEnd w:id="434"/>
      <w:ins w:id="435" w:author="Walsh, Vanessa" w:date="2026-02-18T15:33:00Z" w16du:dateUtc="2026-02-18T20:33:00Z">
        <w:r>
          <w:br w:type="page"/>
        </w:r>
      </w:ins>
    </w:p>
    <w:p w14:paraId="4D7344E2" w14:textId="0459EBDF" w:rsidR="00474512" w:rsidRPr="00865BB6" w:rsidRDefault="003B6777" w:rsidP="00865BB6">
      <w:pPr>
        <w:pStyle w:val="Heading1"/>
      </w:pPr>
      <w:bookmarkStart w:id="436" w:name="_Toc222470320"/>
      <w:r>
        <w:lastRenderedPageBreak/>
        <w:t xml:space="preserve">Tinning </w:t>
      </w:r>
      <w:r w:rsidRPr="003B6777">
        <w:t>Ground Samples for CHN Protocol</w:t>
      </w:r>
      <w:bookmarkEnd w:id="436"/>
    </w:p>
    <w:p w14:paraId="58E86E3D" w14:textId="77777777" w:rsidR="00D11508" w:rsidRPr="00867838" w:rsidRDefault="00D11508" w:rsidP="00D11508">
      <w:pPr>
        <w:pStyle w:val="NoSpacing"/>
        <w:jc w:val="center"/>
        <w:rPr>
          <w:sz w:val="24"/>
          <w:szCs w:val="24"/>
        </w:rPr>
      </w:pPr>
      <w:r w:rsidRPr="00867838">
        <w:rPr>
          <w:sz w:val="24"/>
          <w:szCs w:val="24"/>
        </w:rPr>
        <w:t>Tinning Protocol</w:t>
      </w:r>
    </w:p>
    <w:p w14:paraId="67D9FABE" w14:textId="77777777" w:rsidR="00D11508" w:rsidRPr="00867838" w:rsidRDefault="00D11508" w:rsidP="00D11508">
      <w:pPr>
        <w:pStyle w:val="NoSpacing"/>
        <w:jc w:val="center"/>
        <w:rPr>
          <w:sz w:val="24"/>
          <w:szCs w:val="24"/>
          <w:u w:val="single"/>
        </w:rPr>
      </w:pPr>
    </w:p>
    <w:p w14:paraId="30752A09" w14:textId="2DFE87C7" w:rsidR="00D11508" w:rsidRDefault="00D11508" w:rsidP="00D11508">
      <w:pPr>
        <w:pStyle w:val="NoSpacing"/>
        <w:numPr>
          <w:ilvl w:val="0"/>
          <w:numId w:val="34"/>
        </w:numPr>
        <w:rPr>
          <w:sz w:val="24"/>
          <w:szCs w:val="24"/>
        </w:rPr>
      </w:pPr>
      <w:r>
        <w:rPr>
          <w:sz w:val="24"/>
          <w:szCs w:val="24"/>
        </w:rPr>
        <w:t xml:space="preserve">Grab clear 96 well microplate tray and lid from CHN drawer in BGC lab, </w:t>
      </w:r>
      <w:r w:rsidR="00C4228F">
        <w:rPr>
          <w:sz w:val="24"/>
          <w:szCs w:val="24"/>
        </w:rPr>
        <w:t>Kim wipe</w:t>
      </w:r>
      <w:r>
        <w:rPr>
          <w:sz w:val="24"/>
          <w:szCs w:val="24"/>
        </w:rPr>
        <w:t>.</w:t>
      </w:r>
    </w:p>
    <w:p w14:paraId="3E31F999" w14:textId="77777777" w:rsidR="00E05E50" w:rsidRDefault="00E05E50" w:rsidP="00E05E50">
      <w:pPr>
        <w:pStyle w:val="NoSpacing"/>
        <w:ind w:left="720"/>
        <w:rPr>
          <w:sz w:val="24"/>
          <w:szCs w:val="24"/>
        </w:rPr>
      </w:pPr>
    </w:p>
    <w:p w14:paraId="19DA5B09" w14:textId="49CD3FBF" w:rsidR="00D11508" w:rsidRDefault="00D11508" w:rsidP="00D11508">
      <w:pPr>
        <w:pStyle w:val="NoSpacing"/>
        <w:numPr>
          <w:ilvl w:val="0"/>
          <w:numId w:val="34"/>
        </w:numPr>
        <w:rPr>
          <w:sz w:val="24"/>
          <w:szCs w:val="24"/>
        </w:rPr>
      </w:pPr>
      <w:r w:rsidRPr="004307FB">
        <w:rPr>
          <w:sz w:val="24"/>
          <w:szCs w:val="24"/>
        </w:rPr>
        <w:t>Print stable isotope mass spec spreadsheet</w:t>
      </w:r>
      <w:r>
        <w:rPr>
          <w:sz w:val="24"/>
          <w:szCs w:val="24"/>
        </w:rPr>
        <w:t>. Make sure the template has the most up to date standards being used at Suitland.</w:t>
      </w:r>
    </w:p>
    <w:p w14:paraId="68E331D9" w14:textId="2BD7A189" w:rsidR="00D11508" w:rsidRDefault="00D11508" w:rsidP="00D11508">
      <w:pPr>
        <w:pStyle w:val="NoSpacing"/>
        <w:numPr>
          <w:ilvl w:val="1"/>
          <w:numId w:val="34"/>
        </w:numPr>
        <w:rPr>
          <w:ins w:id="437" w:author="Walsh, Vanessa" w:date="2026-02-18T15:36:00Z" w16du:dateUtc="2026-02-18T20:36:00Z"/>
          <w:sz w:val="24"/>
          <w:szCs w:val="24"/>
        </w:rPr>
      </w:pPr>
      <w:commentRangeStart w:id="438"/>
      <w:r>
        <w:rPr>
          <w:sz w:val="24"/>
          <w:szCs w:val="24"/>
        </w:rPr>
        <w:t>SMARTX uses separate datasheets and trays for N-enriched samples and non-enriched samples.</w:t>
      </w:r>
      <w:commentRangeEnd w:id="438"/>
      <w:r w:rsidR="00C811DA">
        <w:rPr>
          <w:rStyle w:val="CommentReference"/>
        </w:rPr>
        <w:commentReference w:id="438"/>
      </w:r>
    </w:p>
    <w:p w14:paraId="05BC8A2C" w14:textId="77777777" w:rsidR="00C811DA" w:rsidRDefault="00C811DA" w:rsidP="00D11508">
      <w:pPr>
        <w:pStyle w:val="NoSpacing"/>
        <w:numPr>
          <w:ilvl w:val="1"/>
          <w:numId w:val="34"/>
        </w:numPr>
        <w:rPr>
          <w:sz w:val="24"/>
          <w:szCs w:val="24"/>
        </w:rPr>
      </w:pPr>
    </w:p>
    <w:p w14:paraId="741F54CE" w14:textId="7425E5DD" w:rsidR="00C811DA" w:rsidRDefault="00C811DA" w:rsidP="00D20A60">
      <w:pPr>
        <w:pStyle w:val="NoSpacing"/>
        <w:ind w:left="720"/>
        <w:rPr>
          <w:ins w:id="439" w:author="Walsh, Vanessa" w:date="2026-02-18T15:36:00Z" w16du:dateUtc="2026-02-18T20:36:00Z"/>
          <w:sz w:val="24"/>
          <w:szCs w:val="24"/>
        </w:rPr>
      </w:pPr>
      <w:ins w:id="440" w:author="Walsh, Vanessa" w:date="2026-02-18T15:36:00Z" w16du:dateUtc="2026-02-18T20:36:00Z">
        <w:r w:rsidRPr="00C811DA">
          <w:rPr>
            <w:sz w:val="24"/>
            <w:szCs w:val="24"/>
          </w:rPr>
          <w:t xml:space="preserve">S:\Biogeochemistry\GCREW\0-GCREW-Wide Data\Root Wash Techs\Step 6 </w:t>
        </w:r>
        <w:r>
          <w:rPr>
            <w:sz w:val="24"/>
            <w:szCs w:val="24"/>
          </w:rPr>
          <w:t>–</w:t>
        </w:r>
        <w:r w:rsidRPr="00C811DA">
          <w:rPr>
            <w:sz w:val="24"/>
            <w:szCs w:val="24"/>
          </w:rPr>
          <w:t xml:space="preserve"> Tinning</w:t>
        </w:r>
      </w:ins>
    </w:p>
    <w:p w14:paraId="5F0C7698" w14:textId="77777777" w:rsidR="00E05E50" w:rsidRPr="000D00BE" w:rsidRDefault="00E05E50" w:rsidP="00E05E50">
      <w:pPr>
        <w:pStyle w:val="NoSpacing"/>
        <w:rPr>
          <w:sz w:val="24"/>
          <w:szCs w:val="24"/>
        </w:rPr>
      </w:pPr>
    </w:p>
    <w:p w14:paraId="6EFC39E8" w14:textId="77777777" w:rsidR="00D11508" w:rsidRDefault="00D11508" w:rsidP="00D11508">
      <w:pPr>
        <w:pStyle w:val="NoSpacing"/>
        <w:numPr>
          <w:ilvl w:val="0"/>
          <w:numId w:val="34"/>
        </w:numPr>
        <w:rPr>
          <w:sz w:val="24"/>
          <w:szCs w:val="24"/>
        </w:rPr>
      </w:pPr>
      <w:r>
        <w:rPr>
          <w:sz w:val="24"/>
          <w:szCs w:val="24"/>
        </w:rPr>
        <w:t>If you are adding to an existing tray, grab the tray and corresponding datasheet.</w:t>
      </w:r>
    </w:p>
    <w:p w14:paraId="43D56FC7" w14:textId="77777777" w:rsidR="00E05E50" w:rsidRDefault="00E05E50" w:rsidP="00E05E50">
      <w:pPr>
        <w:pStyle w:val="NoSpacing"/>
        <w:ind w:left="720"/>
        <w:rPr>
          <w:sz w:val="24"/>
          <w:szCs w:val="24"/>
        </w:rPr>
      </w:pPr>
    </w:p>
    <w:p w14:paraId="5F28E53A" w14:textId="095CE546" w:rsidR="00E05E50" w:rsidRPr="00E05E50" w:rsidRDefault="00D11508" w:rsidP="00E05E50">
      <w:pPr>
        <w:pStyle w:val="NoSpacing"/>
        <w:numPr>
          <w:ilvl w:val="0"/>
          <w:numId w:val="34"/>
        </w:numPr>
        <w:rPr>
          <w:sz w:val="24"/>
          <w:szCs w:val="24"/>
        </w:rPr>
      </w:pPr>
      <w:r>
        <w:rPr>
          <w:sz w:val="24"/>
          <w:szCs w:val="24"/>
        </w:rPr>
        <w:t xml:space="preserve">Use the designated tinning station in the first floor Terrestrial Ecology lab. You must reserve the station in advance on </w:t>
      </w:r>
      <w:del w:id="441" w:author="Walsh, Vanessa" w:date="2026-02-19T07:56:00Z" w16du:dateUtc="2026-02-19T12:56:00Z">
        <w:r w:rsidDel="00FE096B">
          <w:rPr>
            <w:sz w:val="24"/>
            <w:szCs w:val="24"/>
          </w:rPr>
          <w:delText>Bookit</w:delText>
        </w:r>
      </w:del>
      <w:ins w:id="442" w:author="Walsh, Vanessa" w:date="2026-02-19T07:56:00Z" w16du:dateUtc="2026-02-19T12:56:00Z">
        <w:r w:rsidR="00FE096B">
          <w:rPr>
            <w:sz w:val="24"/>
            <w:szCs w:val="24"/>
          </w:rPr>
          <w:t>Cluster Market</w:t>
        </w:r>
      </w:ins>
      <w:r>
        <w:rPr>
          <w:sz w:val="24"/>
          <w:szCs w:val="24"/>
        </w:rPr>
        <w:t xml:space="preserve">. </w:t>
      </w:r>
      <w:r w:rsidR="006C4A6D">
        <w:rPr>
          <w:sz w:val="24"/>
          <w:szCs w:val="24"/>
        </w:rPr>
        <w:t>(Terrestrial Guild-Mathias 1062-Microbalance)</w:t>
      </w:r>
    </w:p>
    <w:p w14:paraId="51F6B399" w14:textId="77777777" w:rsidR="00E05E50" w:rsidRDefault="00E05E50" w:rsidP="00E05E50">
      <w:pPr>
        <w:pStyle w:val="NoSpacing"/>
        <w:ind w:left="720"/>
        <w:rPr>
          <w:sz w:val="24"/>
          <w:szCs w:val="24"/>
        </w:rPr>
      </w:pPr>
    </w:p>
    <w:p w14:paraId="6FA76A25" w14:textId="7608FD9F" w:rsidR="00D11508" w:rsidRDefault="00D11508" w:rsidP="00D11508">
      <w:pPr>
        <w:pStyle w:val="NoSpacing"/>
        <w:numPr>
          <w:ilvl w:val="0"/>
          <w:numId w:val="34"/>
        </w:numPr>
        <w:rPr>
          <w:sz w:val="24"/>
          <w:szCs w:val="24"/>
        </w:rPr>
      </w:pPr>
      <w:r w:rsidRPr="00A11F51">
        <w:rPr>
          <w:sz w:val="24"/>
          <w:szCs w:val="24"/>
        </w:rPr>
        <w:t>Brush off weigh circle on</w:t>
      </w:r>
      <w:r>
        <w:rPr>
          <w:sz w:val="24"/>
          <w:szCs w:val="24"/>
        </w:rPr>
        <w:t xml:space="preserve"> balance with paint brush.</w:t>
      </w:r>
    </w:p>
    <w:p w14:paraId="19CC2A07" w14:textId="77777777" w:rsidR="00E05E50" w:rsidRDefault="00E05E50" w:rsidP="00E05E50">
      <w:pPr>
        <w:pStyle w:val="NoSpacing"/>
        <w:ind w:left="720"/>
        <w:rPr>
          <w:sz w:val="24"/>
          <w:szCs w:val="24"/>
        </w:rPr>
      </w:pPr>
    </w:p>
    <w:p w14:paraId="049FFC7D" w14:textId="5702999E" w:rsidR="00D11508" w:rsidRPr="002D0D52" w:rsidRDefault="00D11508" w:rsidP="00D11508">
      <w:pPr>
        <w:pStyle w:val="NoSpacing"/>
        <w:numPr>
          <w:ilvl w:val="0"/>
          <w:numId w:val="34"/>
        </w:numPr>
        <w:rPr>
          <w:sz w:val="24"/>
          <w:szCs w:val="24"/>
        </w:rPr>
      </w:pPr>
      <w:commentRangeStart w:id="443"/>
      <w:r>
        <w:rPr>
          <w:sz w:val="24"/>
          <w:szCs w:val="24"/>
        </w:rPr>
        <w:t>On datasheet, r</w:t>
      </w:r>
      <w:r w:rsidRPr="004307FB">
        <w:rPr>
          <w:sz w:val="24"/>
          <w:szCs w:val="24"/>
        </w:rPr>
        <w:t xml:space="preserve">ecord </w:t>
      </w:r>
      <w:r>
        <w:rPr>
          <w:sz w:val="24"/>
          <w:szCs w:val="24"/>
        </w:rPr>
        <w:t xml:space="preserve">SI_ID: </w:t>
      </w:r>
      <w:proofErr w:type="spellStart"/>
      <w:r>
        <w:rPr>
          <w:sz w:val="24"/>
          <w:szCs w:val="24"/>
        </w:rPr>
        <w:t>eg</w:t>
      </w:r>
      <w:proofErr w:type="spellEnd"/>
      <w:r>
        <w:rPr>
          <w:sz w:val="24"/>
          <w:szCs w:val="24"/>
        </w:rPr>
        <w:t xml:space="preserve"> 2019_1, etc. and </w:t>
      </w:r>
      <w:r w:rsidRPr="004307FB">
        <w:rPr>
          <w:sz w:val="24"/>
          <w:szCs w:val="24"/>
        </w:rPr>
        <w:t xml:space="preserve">sample </w:t>
      </w:r>
      <w:r>
        <w:rPr>
          <w:sz w:val="24"/>
          <w:szCs w:val="24"/>
        </w:rPr>
        <w:t>identifier</w:t>
      </w:r>
      <w:r w:rsidRPr="004307FB">
        <w:rPr>
          <w:sz w:val="24"/>
          <w:szCs w:val="24"/>
        </w:rPr>
        <w:t xml:space="preserve"> </w:t>
      </w:r>
      <w:r>
        <w:rPr>
          <w:sz w:val="24"/>
          <w:szCs w:val="24"/>
        </w:rPr>
        <w:t>(sample label</w:t>
      </w:r>
      <w:r w:rsidRPr="004307FB">
        <w:rPr>
          <w:sz w:val="24"/>
          <w:szCs w:val="24"/>
        </w:rPr>
        <w:t>)</w:t>
      </w:r>
      <w:r>
        <w:rPr>
          <w:sz w:val="24"/>
          <w:szCs w:val="24"/>
        </w:rPr>
        <w:t>. The identifier will generally include the year, the experiment, any subsets or chambers, and the biomass type.</w:t>
      </w:r>
      <w:r>
        <w:rPr>
          <w:sz w:val="24"/>
          <w:szCs w:val="24"/>
        </w:rPr>
        <w:br/>
        <w:t>Example: 2022_1M_Sp_3C_FineRoots, or 2022_SMARTX_320(1-3)_SPPA</w:t>
      </w:r>
      <w:commentRangeEnd w:id="443"/>
      <w:r w:rsidR="00C811DA">
        <w:rPr>
          <w:rStyle w:val="CommentReference"/>
        </w:rPr>
        <w:commentReference w:id="443"/>
      </w:r>
    </w:p>
    <w:p w14:paraId="48DF0676" w14:textId="77777777" w:rsidR="00E05E50" w:rsidRDefault="00E05E50" w:rsidP="00E05E50">
      <w:pPr>
        <w:pStyle w:val="NoSpacing"/>
        <w:ind w:left="720"/>
        <w:rPr>
          <w:sz w:val="24"/>
          <w:szCs w:val="24"/>
        </w:rPr>
      </w:pPr>
    </w:p>
    <w:p w14:paraId="08A60262" w14:textId="1BCAA9C1" w:rsidR="00D11508" w:rsidRDefault="00D11508" w:rsidP="00D11508">
      <w:pPr>
        <w:pStyle w:val="NoSpacing"/>
        <w:numPr>
          <w:ilvl w:val="0"/>
          <w:numId w:val="34"/>
        </w:numPr>
        <w:rPr>
          <w:sz w:val="24"/>
          <w:szCs w:val="24"/>
        </w:rPr>
      </w:pPr>
      <w:r>
        <w:rPr>
          <w:sz w:val="24"/>
          <w:szCs w:val="24"/>
        </w:rPr>
        <w:t xml:space="preserve">Sterilize spoon, glass “donut”, and forceps with ethanol on </w:t>
      </w:r>
      <w:r w:rsidR="00C4228F">
        <w:rPr>
          <w:sz w:val="24"/>
          <w:szCs w:val="24"/>
        </w:rPr>
        <w:t>Kim wipe</w:t>
      </w:r>
      <w:r>
        <w:rPr>
          <w:sz w:val="24"/>
          <w:szCs w:val="24"/>
        </w:rPr>
        <w:t>.</w:t>
      </w:r>
    </w:p>
    <w:p w14:paraId="36A20D86" w14:textId="77777777" w:rsidR="00E05E50" w:rsidRDefault="00E05E50" w:rsidP="00E05E50">
      <w:pPr>
        <w:pStyle w:val="NoSpacing"/>
        <w:ind w:left="720"/>
        <w:rPr>
          <w:sz w:val="24"/>
          <w:szCs w:val="24"/>
        </w:rPr>
      </w:pPr>
    </w:p>
    <w:p w14:paraId="63B61B34" w14:textId="27850F20" w:rsidR="00D11508" w:rsidRDefault="00D11508" w:rsidP="00D11508">
      <w:pPr>
        <w:pStyle w:val="NoSpacing"/>
        <w:numPr>
          <w:ilvl w:val="0"/>
          <w:numId w:val="34"/>
        </w:numPr>
        <w:rPr>
          <w:sz w:val="24"/>
          <w:szCs w:val="24"/>
        </w:rPr>
      </w:pPr>
      <w:r>
        <w:rPr>
          <w:sz w:val="24"/>
          <w:szCs w:val="24"/>
        </w:rPr>
        <w:t xml:space="preserve">Turn on the microbalance (press the </w:t>
      </w:r>
      <w:proofErr w:type="gramStart"/>
      <w:r>
        <w:rPr>
          <w:sz w:val="24"/>
          <w:szCs w:val="24"/>
        </w:rPr>
        <w:t>On</w:t>
      </w:r>
      <w:proofErr w:type="gramEnd"/>
      <w:r>
        <w:rPr>
          <w:sz w:val="24"/>
          <w:szCs w:val="24"/>
        </w:rPr>
        <w:t xml:space="preserve"> button on the lower right).</w:t>
      </w:r>
    </w:p>
    <w:p w14:paraId="56522078" w14:textId="77777777" w:rsidR="00E05E50" w:rsidRDefault="00E05E50" w:rsidP="00E05E50">
      <w:pPr>
        <w:pStyle w:val="NoSpacing"/>
        <w:ind w:left="720"/>
        <w:rPr>
          <w:sz w:val="24"/>
          <w:szCs w:val="24"/>
        </w:rPr>
      </w:pPr>
    </w:p>
    <w:p w14:paraId="2DEAB731" w14:textId="2857BB5D" w:rsidR="006C2161" w:rsidRPr="006C2161" w:rsidRDefault="00D11508" w:rsidP="006C2161">
      <w:pPr>
        <w:pStyle w:val="NoSpacing"/>
        <w:numPr>
          <w:ilvl w:val="0"/>
          <w:numId w:val="34"/>
        </w:numPr>
        <w:rPr>
          <w:sz w:val="24"/>
          <w:szCs w:val="24"/>
        </w:rPr>
      </w:pPr>
      <w:r>
        <w:rPr>
          <w:sz w:val="24"/>
          <w:szCs w:val="24"/>
        </w:rPr>
        <w:t xml:space="preserve">Place an empty tin weigh boat on the scale and hit </w:t>
      </w:r>
      <w:proofErr w:type="spellStart"/>
      <w:r>
        <w:rPr>
          <w:sz w:val="24"/>
          <w:szCs w:val="24"/>
        </w:rPr>
        <w:t>ReZero</w:t>
      </w:r>
      <w:proofErr w:type="spellEnd"/>
      <w:r>
        <w:rPr>
          <w:sz w:val="24"/>
          <w:szCs w:val="24"/>
        </w:rPr>
        <w:t xml:space="preserve"> (check for bubble icon on balance to appear and disappear)</w:t>
      </w:r>
    </w:p>
    <w:p w14:paraId="269D1F3B" w14:textId="106D5D0A" w:rsidR="006C2161" w:rsidRPr="006C2161" w:rsidRDefault="006C2161" w:rsidP="006C2161">
      <w:pPr>
        <w:pStyle w:val="NoSpacing"/>
        <w:numPr>
          <w:ilvl w:val="1"/>
          <w:numId w:val="34"/>
        </w:numPr>
        <w:rPr>
          <w:color w:val="FF0000"/>
          <w:sz w:val="24"/>
          <w:szCs w:val="24"/>
        </w:rPr>
      </w:pPr>
      <w:r w:rsidRPr="006C2161">
        <w:rPr>
          <w:color w:val="FF0000"/>
          <w:sz w:val="24"/>
          <w:szCs w:val="24"/>
        </w:rPr>
        <w:t>Tin size is 9x5</w:t>
      </w:r>
      <w:r w:rsidR="00C95A7D">
        <w:rPr>
          <w:color w:val="FF0000"/>
          <w:sz w:val="24"/>
          <w:szCs w:val="24"/>
        </w:rPr>
        <w:t>mm</w:t>
      </w:r>
    </w:p>
    <w:p w14:paraId="71B8F333" w14:textId="77777777" w:rsidR="00E05E50" w:rsidRDefault="00E05E50" w:rsidP="00E05E50">
      <w:pPr>
        <w:pStyle w:val="NoSpacing"/>
        <w:ind w:left="720"/>
        <w:rPr>
          <w:sz w:val="24"/>
          <w:szCs w:val="24"/>
        </w:rPr>
      </w:pPr>
    </w:p>
    <w:p w14:paraId="6454CE4F" w14:textId="3B7E275D" w:rsidR="00D11508" w:rsidRPr="00E05E50" w:rsidRDefault="00D11508" w:rsidP="00E05E50">
      <w:pPr>
        <w:pStyle w:val="NoSpacing"/>
        <w:numPr>
          <w:ilvl w:val="0"/>
          <w:numId w:val="34"/>
        </w:numPr>
        <w:rPr>
          <w:sz w:val="24"/>
          <w:szCs w:val="24"/>
        </w:rPr>
      </w:pPr>
      <w:r>
        <w:rPr>
          <w:noProof/>
        </w:rPr>
        <w:drawing>
          <wp:anchor distT="0" distB="0" distL="114300" distR="114300" simplePos="0" relativeHeight="251708416" behindDoc="0" locked="0" layoutInCell="1" allowOverlap="1" wp14:anchorId="7B5ABDFA" wp14:editId="6878026E">
            <wp:simplePos x="0" y="0"/>
            <wp:positionH relativeFrom="column">
              <wp:posOffset>738505</wp:posOffset>
            </wp:positionH>
            <wp:positionV relativeFrom="paragraph">
              <wp:posOffset>446405</wp:posOffset>
            </wp:positionV>
            <wp:extent cx="1918335" cy="1495425"/>
            <wp:effectExtent l="0" t="0" r="5715" b="9525"/>
            <wp:wrapTopAndBottom/>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1574" t="41041" r="31413" b="30889"/>
                    <a:stretch/>
                  </pic:blipFill>
                  <pic:spPr bwMode="auto">
                    <a:xfrm>
                      <a:off x="0" y="0"/>
                      <a:ext cx="1918335" cy="1495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9440" behindDoc="0" locked="0" layoutInCell="1" allowOverlap="1" wp14:anchorId="546CDC95" wp14:editId="06D3989D">
            <wp:simplePos x="0" y="0"/>
            <wp:positionH relativeFrom="column">
              <wp:posOffset>3095625</wp:posOffset>
            </wp:positionH>
            <wp:positionV relativeFrom="paragraph">
              <wp:posOffset>399415</wp:posOffset>
            </wp:positionV>
            <wp:extent cx="1941195" cy="1657350"/>
            <wp:effectExtent l="0" t="0" r="1905" b="0"/>
            <wp:wrapTopAndBottom/>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30609" t="38889" r="28846" b="14957"/>
                    <a:stretch/>
                  </pic:blipFill>
                  <pic:spPr bwMode="auto">
                    <a:xfrm>
                      <a:off x="0" y="0"/>
                      <a:ext cx="1941195" cy="1657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05E50">
        <w:rPr>
          <w:sz w:val="24"/>
          <w:szCs w:val="24"/>
        </w:rPr>
        <w:t xml:space="preserve">Place weigh boat in glass “donut”, </w:t>
      </w:r>
      <w:proofErr w:type="gramStart"/>
      <w:r w:rsidRPr="00E05E50">
        <w:rPr>
          <w:sz w:val="24"/>
          <w:szCs w:val="24"/>
        </w:rPr>
        <w:t>open up</w:t>
      </w:r>
      <w:proofErr w:type="gramEnd"/>
      <w:r w:rsidRPr="00E05E50">
        <w:rPr>
          <w:sz w:val="24"/>
          <w:szCs w:val="24"/>
        </w:rPr>
        <w:t xml:space="preserve"> the top of the boat in both directions with forceps.</w:t>
      </w:r>
      <w:r w:rsidRPr="006A0AEF">
        <w:rPr>
          <w:noProof/>
        </w:rPr>
        <w:t xml:space="preserve"> </w:t>
      </w:r>
    </w:p>
    <w:p w14:paraId="15528F36" w14:textId="77777777" w:rsidR="00E05E50" w:rsidRDefault="00E05E50" w:rsidP="00E05E50">
      <w:pPr>
        <w:pStyle w:val="ListParagraph"/>
        <w:rPr>
          <w:sz w:val="24"/>
          <w:szCs w:val="24"/>
        </w:rPr>
      </w:pPr>
    </w:p>
    <w:p w14:paraId="6F045C37" w14:textId="77777777" w:rsidR="00E05E50" w:rsidRDefault="00E05E50" w:rsidP="00E05E50">
      <w:pPr>
        <w:pStyle w:val="NoSpacing"/>
        <w:ind w:left="720"/>
        <w:rPr>
          <w:sz w:val="24"/>
          <w:szCs w:val="24"/>
        </w:rPr>
      </w:pPr>
    </w:p>
    <w:p w14:paraId="096CBBAD" w14:textId="77777777" w:rsidR="00C25AB2" w:rsidRDefault="00C25AB2" w:rsidP="00E05E50">
      <w:pPr>
        <w:pStyle w:val="NoSpacing"/>
        <w:ind w:left="720"/>
        <w:rPr>
          <w:sz w:val="24"/>
          <w:szCs w:val="24"/>
        </w:rPr>
      </w:pPr>
    </w:p>
    <w:p w14:paraId="609C70D8" w14:textId="77777777" w:rsidR="00C25AB2" w:rsidRPr="00E05E50" w:rsidRDefault="00C25AB2" w:rsidP="00E05E50">
      <w:pPr>
        <w:pStyle w:val="NoSpacing"/>
        <w:ind w:left="720"/>
        <w:rPr>
          <w:sz w:val="24"/>
          <w:szCs w:val="24"/>
        </w:rPr>
      </w:pPr>
    </w:p>
    <w:p w14:paraId="247B97EC" w14:textId="2FC4DD74" w:rsidR="00D11508" w:rsidRDefault="00D11508" w:rsidP="00D11508">
      <w:pPr>
        <w:pStyle w:val="NoSpacing"/>
        <w:numPr>
          <w:ilvl w:val="0"/>
          <w:numId w:val="34"/>
        </w:numPr>
        <w:rPr>
          <w:sz w:val="24"/>
          <w:szCs w:val="24"/>
        </w:rPr>
      </w:pPr>
      <w:r>
        <w:rPr>
          <w:sz w:val="24"/>
          <w:szCs w:val="24"/>
        </w:rPr>
        <w:t>Add ~2 scoops plant material (large spoon: 1 heaping spoonful, 1 normal spoonful).</w:t>
      </w:r>
    </w:p>
    <w:p w14:paraId="34800FCD" w14:textId="77777777" w:rsidR="00D11508" w:rsidRDefault="00D11508" w:rsidP="00D11508">
      <w:pPr>
        <w:pStyle w:val="NoSpacing"/>
        <w:numPr>
          <w:ilvl w:val="1"/>
          <w:numId w:val="34"/>
        </w:numPr>
        <w:rPr>
          <w:sz w:val="24"/>
          <w:szCs w:val="24"/>
        </w:rPr>
      </w:pPr>
      <w:r>
        <w:rPr>
          <w:sz w:val="24"/>
          <w:szCs w:val="24"/>
        </w:rPr>
        <w:t xml:space="preserve">The </w:t>
      </w:r>
      <w:proofErr w:type="spellStart"/>
      <w:r>
        <w:rPr>
          <w:sz w:val="24"/>
          <w:szCs w:val="24"/>
        </w:rPr>
        <w:t>scint</w:t>
      </w:r>
      <w:proofErr w:type="spellEnd"/>
      <w:r>
        <w:rPr>
          <w:sz w:val="24"/>
          <w:szCs w:val="24"/>
        </w:rPr>
        <w:t xml:space="preserve"> vials often have a lot of static that makes it difficult to scoop material out of them; be cautious of this when scooping.</w:t>
      </w:r>
    </w:p>
    <w:p w14:paraId="1A551038" w14:textId="77777777" w:rsidR="00E05E50" w:rsidRDefault="00E05E50" w:rsidP="00E05E50">
      <w:pPr>
        <w:pStyle w:val="NoSpacing"/>
        <w:ind w:left="720"/>
        <w:rPr>
          <w:sz w:val="24"/>
          <w:szCs w:val="24"/>
        </w:rPr>
      </w:pPr>
    </w:p>
    <w:p w14:paraId="2FEB07DC" w14:textId="5012A0DC" w:rsidR="00D11508" w:rsidDel="0035776F" w:rsidRDefault="00D11508" w:rsidP="0035776F">
      <w:pPr>
        <w:pStyle w:val="NoSpacing"/>
        <w:numPr>
          <w:ilvl w:val="0"/>
          <w:numId w:val="34"/>
        </w:numPr>
        <w:rPr>
          <w:moveFrom w:id="444" w:author="Fisher, Jillian, J" w:date="2026-03-20T15:25:00Z" w16du:dateUtc="2026-03-20T19:25:00Z"/>
          <w:sz w:val="24"/>
          <w:szCs w:val="24"/>
        </w:rPr>
      </w:pPr>
      <w:r>
        <w:rPr>
          <w:sz w:val="24"/>
          <w:szCs w:val="24"/>
        </w:rPr>
        <w:t>Place on balance</w:t>
      </w:r>
      <w:moveFromRangeStart w:id="445" w:author="Fisher, Jillian, J" w:date="2026-03-20T15:25:00Z" w:name="move224912722"/>
      <w:moveFrom w:id="446" w:author="Fisher, Jillian, J" w:date="2026-03-20T15:25:00Z" w16du:dateUtc="2026-03-20T19:25:00Z">
        <w:r w:rsidDel="0035776F">
          <w:rPr>
            <w:sz w:val="24"/>
            <w:szCs w:val="24"/>
          </w:rPr>
          <w:t>, hit Select 1 or Select 2 (for right</w:t>
        </w:r>
        <w:r w:rsidR="00861EB8" w:rsidDel="0035776F">
          <w:rPr>
            <w:sz w:val="24"/>
            <w:szCs w:val="24"/>
          </w:rPr>
          <w:t>-</w:t>
        </w:r>
        <w:r w:rsidDel="0035776F">
          <w:rPr>
            <w:sz w:val="24"/>
            <w:szCs w:val="24"/>
          </w:rPr>
          <w:t>handed and left</w:t>
        </w:r>
        <w:r w:rsidR="00861EB8" w:rsidDel="0035776F">
          <w:rPr>
            <w:sz w:val="24"/>
            <w:szCs w:val="24"/>
          </w:rPr>
          <w:t>-</w:t>
        </w:r>
        <w:r w:rsidDel="0035776F">
          <w:rPr>
            <w:sz w:val="24"/>
            <w:szCs w:val="24"/>
          </w:rPr>
          <w:t>handed users, respectively) to read the weight.</w:t>
        </w:r>
      </w:moveFrom>
    </w:p>
    <w:p w14:paraId="66995B56" w14:textId="453E86E7" w:rsidR="00D11508" w:rsidDel="0035776F" w:rsidRDefault="00D11508">
      <w:pPr>
        <w:pStyle w:val="NoSpacing"/>
        <w:numPr>
          <w:ilvl w:val="0"/>
          <w:numId w:val="34"/>
        </w:numPr>
        <w:rPr>
          <w:moveFrom w:id="447" w:author="Fisher, Jillian, J" w:date="2026-03-20T15:25:00Z" w16du:dateUtc="2026-03-20T19:25:00Z"/>
          <w:sz w:val="24"/>
          <w:szCs w:val="24"/>
        </w:rPr>
        <w:pPrChange w:id="448" w:author="Fisher, Jillian, J" w:date="2026-03-20T15:24:00Z" w16du:dateUtc="2026-03-20T19:24:00Z">
          <w:pPr>
            <w:pStyle w:val="NoSpacing"/>
            <w:numPr>
              <w:ilvl w:val="1"/>
              <w:numId w:val="34"/>
            </w:numPr>
            <w:ind w:left="1440" w:hanging="360"/>
          </w:pPr>
        </w:pPrChange>
      </w:pPr>
      <w:moveFrom w:id="449" w:author="Fisher, Jillian, J" w:date="2026-03-20T15:25:00Z" w16du:dateUtc="2026-03-20T19:25:00Z">
        <w:r w:rsidDel="0035776F">
          <w:rPr>
            <w:sz w:val="24"/>
            <w:szCs w:val="24"/>
          </w:rPr>
          <w:t>The Select 2 side currently opens fine but stutters and sometimes gets stuck when closing. The problem may be in the motor.</w:t>
        </w:r>
      </w:moveFrom>
    </w:p>
    <w:moveFromRangeEnd w:id="445"/>
    <w:p w14:paraId="283F05FA" w14:textId="77777777" w:rsidR="00E05E50" w:rsidRDefault="00E05E50" w:rsidP="00E05E50">
      <w:pPr>
        <w:pStyle w:val="NoSpacing"/>
        <w:ind w:left="720"/>
        <w:rPr>
          <w:sz w:val="24"/>
          <w:szCs w:val="24"/>
        </w:rPr>
      </w:pPr>
    </w:p>
    <w:p w14:paraId="2451D8F9" w14:textId="4E8D92A1" w:rsidR="00D11508" w:rsidRDefault="00D11508" w:rsidP="00D11508">
      <w:pPr>
        <w:pStyle w:val="NoSpacing"/>
        <w:numPr>
          <w:ilvl w:val="0"/>
          <w:numId w:val="34"/>
        </w:numPr>
        <w:rPr>
          <w:sz w:val="24"/>
          <w:szCs w:val="24"/>
        </w:rPr>
      </w:pPr>
      <w:r>
        <w:rPr>
          <w:sz w:val="24"/>
          <w:szCs w:val="24"/>
        </w:rPr>
        <w:t>Add/reduce material until it reads 12-13 mg.</w:t>
      </w:r>
    </w:p>
    <w:p w14:paraId="72FD7D0E" w14:textId="3F34A6B0" w:rsidR="00D11508" w:rsidRDefault="00D11508" w:rsidP="00D11508">
      <w:pPr>
        <w:pStyle w:val="NoSpacing"/>
        <w:numPr>
          <w:ilvl w:val="1"/>
          <w:numId w:val="34"/>
        </w:numPr>
        <w:rPr>
          <w:sz w:val="24"/>
          <w:szCs w:val="24"/>
        </w:rPr>
      </w:pPr>
      <w:r>
        <w:rPr>
          <w:sz w:val="24"/>
          <w:szCs w:val="24"/>
        </w:rPr>
        <w:t xml:space="preserve">Something between 11.9__ to 13.0__ is acceptable within the margin of </w:t>
      </w:r>
      <w:proofErr w:type="gramStart"/>
      <w:r>
        <w:rPr>
          <w:sz w:val="24"/>
          <w:szCs w:val="24"/>
        </w:rPr>
        <w:t>error, but</w:t>
      </w:r>
      <w:proofErr w:type="gramEnd"/>
      <w:r>
        <w:rPr>
          <w:sz w:val="24"/>
          <w:szCs w:val="24"/>
        </w:rPr>
        <w:t xml:space="preserve"> always try to stay comfortably within 12-13.</w:t>
      </w:r>
    </w:p>
    <w:p w14:paraId="7F7AC862" w14:textId="77777777" w:rsidR="00E05E50" w:rsidRDefault="00E05E50" w:rsidP="00E05E50">
      <w:pPr>
        <w:pStyle w:val="NoSpacing"/>
        <w:ind w:left="720"/>
        <w:rPr>
          <w:sz w:val="24"/>
          <w:szCs w:val="24"/>
        </w:rPr>
      </w:pPr>
    </w:p>
    <w:p w14:paraId="01B36F8F" w14:textId="08E23E6D" w:rsidR="00D11508" w:rsidDel="0035776F" w:rsidRDefault="00D11508" w:rsidP="00D11508">
      <w:pPr>
        <w:pStyle w:val="NoSpacing"/>
        <w:numPr>
          <w:ilvl w:val="0"/>
          <w:numId w:val="34"/>
        </w:numPr>
        <w:rPr>
          <w:moveFrom w:id="450" w:author="Fisher, Jillian, J" w:date="2026-03-20T15:25:00Z" w16du:dateUtc="2026-03-20T19:25:00Z"/>
          <w:sz w:val="24"/>
          <w:szCs w:val="24"/>
        </w:rPr>
      </w:pPr>
      <w:moveFromRangeStart w:id="451" w:author="Fisher, Jillian, J" w:date="2026-03-20T15:25:00Z" w:name="move224912759"/>
      <w:moveFrom w:id="452" w:author="Fisher, Jillian, J" w:date="2026-03-20T15:25:00Z" w16du:dateUtc="2026-03-20T19:25:00Z">
        <w:r w:rsidDel="0035776F">
          <w:rPr>
            <w:sz w:val="24"/>
            <w:szCs w:val="24"/>
          </w:rPr>
          <w:t>Record under Sample (mg) on sheet (check for bubble to indicate the reading is stable).</w:t>
        </w:r>
      </w:moveFrom>
    </w:p>
    <w:moveFromRangeEnd w:id="451"/>
    <w:p w14:paraId="6BE903FD" w14:textId="77777777" w:rsidR="00E05E50" w:rsidRDefault="00E05E50" w:rsidP="00E05E50">
      <w:pPr>
        <w:pStyle w:val="NoSpacing"/>
        <w:ind w:left="720"/>
        <w:rPr>
          <w:sz w:val="24"/>
          <w:szCs w:val="24"/>
        </w:rPr>
      </w:pPr>
    </w:p>
    <w:p w14:paraId="5BCB82F6" w14:textId="5E39D68F" w:rsidR="00D11508" w:rsidRPr="00892705" w:rsidRDefault="00D11508" w:rsidP="00D11508">
      <w:pPr>
        <w:pStyle w:val="NoSpacing"/>
        <w:numPr>
          <w:ilvl w:val="0"/>
          <w:numId w:val="34"/>
        </w:numPr>
        <w:rPr>
          <w:sz w:val="24"/>
          <w:szCs w:val="24"/>
        </w:rPr>
      </w:pPr>
      <w:r>
        <w:rPr>
          <w:sz w:val="24"/>
          <w:szCs w:val="24"/>
        </w:rPr>
        <w:t xml:space="preserve">THE ROLL: flatten weigh boat at the top with the forceps, </w:t>
      </w:r>
      <w:proofErr w:type="gramStart"/>
      <w:r>
        <w:rPr>
          <w:sz w:val="24"/>
          <w:szCs w:val="24"/>
        </w:rPr>
        <w:t>squeezing</w:t>
      </w:r>
      <w:proofErr w:type="gramEnd"/>
      <w:r>
        <w:rPr>
          <w:sz w:val="24"/>
          <w:szCs w:val="24"/>
        </w:rPr>
        <w:t xml:space="preserve"> all the air out without touching the bottom where the plant material is, bring two fan ends together, flatten again, roll twice with ends of forceps, flatten hard between body of forceps, smooth the flattened wings. </w:t>
      </w:r>
    </w:p>
    <w:p w14:paraId="296BF22F" w14:textId="238C1E6D" w:rsidR="00D11508" w:rsidRDefault="00D11508" w:rsidP="00D11508">
      <w:pPr>
        <w:pStyle w:val="NoSpacing"/>
        <w:ind w:left="720"/>
        <w:rPr>
          <w:noProof/>
        </w:rPr>
      </w:pPr>
      <w:r>
        <w:rPr>
          <w:noProof/>
          <w:sz w:val="24"/>
          <w:szCs w:val="24"/>
        </w:rPr>
        <w:lastRenderedPageBreak/>
        <mc:AlternateContent>
          <mc:Choice Requires="wpg">
            <w:drawing>
              <wp:inline distT="0" distB="0" distL="0" distR="0" wp14:anchorId="5177F657" wp14:editId="5BB5B875">
                <wp:extent cx="5686425" cy="5334000"/>
                <wp:effectExtent l="0" t="0" r="9525" b="0"/>
                <wp:docPr id="48" name="Group 48"/>
                <wp:cNvGraphicFramePr/>
                <a:graphic xmlns:a="http://schemas.openxmlformats.org/drawingml/2006/main">
                  <a:graphicData uri="http://schemas.microsoft.com/office/word/2010/wordprocessingGroup">
                    <wpg:wgp>
                      <wpg:cNvGrpSpPr/>
                      <wpg:grpSpPr>
                        <a:xfrm>
                          <a:off x="0" y="0"/>
                          <a:ext cx="5686425" cy="5334000"/>
                          <a:chOff x="0" y="19001"/>
                          <a:chExt cx="5903595" cy="5615091"/>
                        </a:xfrm>
                      </wpg:grpSpPr>
                      <wpg:grpSp>
                        <wpg:cNvPr id="49" name="Group 49"/>
                        <wpg:cNvGrpSpPr/>
                        <wpg:grpSpPr>
                          <a:xfrm>
                            <a:off x="46990" y="4455795"/>
                            <a:ext cx="5569830" cy="1178297"/>
                            <a:chOff x="-19685" y="36195"/>
                            <a:chExt cx="5569830" cy="1178297"/>
                          </a:xfrm>
                        </wpg:grpSpPr>
                        <pic:pic xmlns:pic="http://schemas.openxmlformats.org/drawingml/2006/picture">
                          <pic:nvPicPr>
                            <pic:cNvPr id="50" name="Picture 50" descr="Image preview"/>
                            <pic:cNvPicPr>
                              <a:picLocks noChangeAspect="1"/>
                            </pic:cNvPicPr>
                          </pic:nvPicPr>
                          <pic:blipFill rotWithShape="1">
                            <a:blip r:embed="rId35" cstate="print">
                              <a:extLst>
                                <a:ext uri="{28A0092B-C50C-407E-A947-70E740481C1C}">
                                  <a14:useLocalDpi xmlns:a14="http://schemas.microsoft.com/office/drawing/2010/main" val="0"/>
                                </a:ext>
                              </a:extLst>
                            </a:blip>
                            <a:srcRect l="36639" t="51067" r="43528" b="30197"/>
                            <a:stretch/>
                          </pic:blipFill>
                          <pic:spPr bwMode="auto">
                            <a:xfrm>
                              <a:off x="-19685" y="36195"/>
                              <a:ext cx="1548765" cy="997812"/>
                            </a:xfrm>
                            <a:prstGeom prst="rect">
                              <a:avLst/>
                            </a:prstGeom>
                            <a:noFill/>
                            <a:ln>
                              <a:noFill/>
                            </a:ln>
                            <a:extLst>
                              <a:ext uri="{53640926-AAD7-44D8-BBD7-CCE9431645EC}">
                                <a14:shadowObscured xmlns:a14="http://schemas.microsoft.com/office/drawing/2010/main"/>
                              </a:ext>
                            </a:extLst>
                          </pic:spPr>
                        </pic:pic>
                        <wps:wsp>
                          <wps:cNvPr id="51" name="Text Box 51"/>
                          <wps:cNvSpPr txBox="1"/>
                          <wps:spPr>
                            <a:xfrm>
                              <a:off x="1721736" y="278007"/>
                              <a:ext cx="3828409" cy="936485"/>
                            </a:xfrm>
                            <a:prstGeom prst="rect">
                              <a:avLst/>
                            </a:prstGeom>
                            <a:noFill/>
                            <a:ln w="6350">
                              <a:noFill/>
                            </a:ln>
                          </wps:spPr>
                          <wps:txbx>
                            <w:txbxContent>
                              <w:p w14:paraId="5FE94127" w14:textId="77777777" w:rsidR="00C25AB2" w:rsidRPr="00C25AB2" w:rsidRDefault="00C25AB2" w:rsidP="00C25AB2">
                                <w:pPr>
                                  <w:pStyle w:val="NoSpacing"/>
                                  <w:rPr>
                                    <w:i/>
                                    <w:iCs/>
                                    <w:sz w:val="24"/>
                                    <w:szCs w:val="24"/>
                                  </w:rPr>
                                </w:pPr>
                                <w:r w:rsidRPr="00C25AB2">
                                  <w:rPr>
                                    <w:i/>
                                    <w:iCs/>
                                    <w:sz w:val="24"/>
                                    <w:szCs w:val="24"/>
                                  </w:rPr>
                                  <w:t>The tips of the forceps can puncture the pellet with too much force, and pulling or bending too much along a fold can split the seam. Look for any place on the pellet where the color of the powder is visible.</w:t>
                                </w:r>
                              </w:p>
                              <w:p w14:paraId="22803337" w14:textId="0D7F18DB" w:rsidR="00D11508" w:rsidRPr="00FB4C04" w:rsidRDefault="00D11508" w:rsidP="00D11508">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2" name="Group 52"/>
                        <wpg:cNvGrpSpPr/>
                        <wpg:grpSpPr>
                          <a:xfrm>
                            <a:off x="0" y="19001"/>
                            <a:ext cx="5903595" cy="4678728"/>
                            <a:chOff x="0" y="19001"/>
                            <a:chExt cx="5903595" cy="4678728"/>
                          </a:xfrm>
                        </wpg:grpSpPr>
                        <wpg:grpSp>
                          <wpg:cNvPr id="53" name="Group 53"/>
                          <wpg:cNvGrpSpPr/>
                          <wpg:grpSpPr>
                            <a:xfrm>
                              <a:off x="0" y="4076700"/>
                              <a:ext cx="5834380" cy="621029"/>
                              <a:chOff x="0" y="19050"/>
                              <a:chExt cx="5834380" cy="621029"/>
                            </a:xfrm>
                          </wpg:grpSpPr>
                          <wps:wsp>
                            <wps:cNvPr id="54" name="Text Box 54"/>
                            <wps:cNvSpPr txBox="1"/>
                            <wps:spPr>
                              <a:xfrm>
                                <a:off x="0" y="38100"/>
                                <a:ext cx="1447800" cy="457200"/>
                              </a:xfrm>
                              <a:prstGeom prst="rect">
                                <a:avLst/>
                              </a:prstGeom>
                              <a:noFill/>
                              <a:ln w="6350">
                                <a:noFill/>
                              </a:ln>
                            </wps:spPr>
                            <wps:txbx>
                              <w:txbxContent>
                                <w:p w14:paraId="2B399D06" w14:textId="77777777" w:rsidR="00D11508" w:rsidRPr="00FB4C04" w:rsidRDefault="00D11508" w:rsidP="00D11508">
                                  <w:pPr>
                                    <w:rPr>
                                      <w:sz w:val="16"/>
                                      <w:szCs w:val="16"/>
                                    </w:rPr>
                                  </w:pPr>
                                  <w:r w:rsidRPr="00FB4C04">
                                    <w:rPr>
                                      <w:sz w:val="16"/>
                                      <w:szCs w:val="16"/>
                                    </w:rPr>
                                    <w:t>9</w:t>
                                  </w:r>
                                  <w:r>
                                    <w:rPr>
                                      <w:sz w:val="16"/>
                                      <w:szCs w:val="16"/>
                                    </w:rPr>
                                    <w:t>.</w:t>
                                  </w:r>
                                  <w:r w:rsidRPr="00FB4C04">
                                    <w:rPr>
                                      <w:sz w:val="16"/>
                                      <w:szCs w:val="16"/>
                                    </w:rPr>
                                    <w:t xml:space="preserve"> </w:t>
                                  </w:r>
                                  <w:r>
                                    <w:rPr>
                                      <w:sz w:val="16"/>
                                      <w:szCs w:val="16"/>
                                    </w:rPr>
                                    <w:t>F</w:t>
                                  </w:r>
                                  <w:r w:rsidRPr="00FB4C04">
                                    <w:rPr>
                                      <w:sz w:val="16"/>
                                      <w:szCs w:val="16"/>
                                    </w:rPr>
                                    <w:t>old both wings toward the center, making a U shape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Text Box 55"/>
                            <wps:cNvSpPr txBox="1"/>
                            <wps:spPr>
                              <a:xfrm>
                                <a:off x="1476375" y="38099"/>
                                <a:ext cx="1581150" cy="438151"/>
                              </a:xfrm>
                              <a:prstGeom prst="rect">
                                <a:avLst/>
                              </a:prstGeom>
                              <a:noFill/>
                              <a:ln w="6350">
                                <a:noFill/>
                              </a:ln>
                            </wps:spPr>
                            <wps:txbx>
                              <w:txbxContent>
                                <w:p w14:paraId="5C49B310" w14:textId="77777777" w:rsidR="00D11508" w:rsidRPr="00FB4C04" w:rsidRDefault="00D11508" w:rsidP="00D11508">
                                  <w:pPr>
                                    <w:rPr>
                                      <w:sz w:val="16"/>
                                      <w:szCs w:val="16"/>
                                    </w:rPr>
                                  </w:pPr>
                                  <w:r w:rsidRPr="00FB4C04">
                                    <w:rPr>
                                      <w:sz w:val="16"/>
                                      <w:szCs w:val="16"/>
                                    </w:rPr>
                                    <w:t>10. Fold one side down (starting with the shorter wing is easier)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Text Box 56"/>
                            <wps:cNvSpPr txBox="1"/>
                            <wps:spPr>
                              <a:xfrm>
                                <a:off x="2971799" y="19050"/>
                                <a:ext cx="1571625" cy="476250"/>
                              </a:xfrm>
                              <a:prstGeom prst="rect">
                                <a:avLst/>
                              </a:prstGeom>
                              <a:noFill/>
                              <a:ln w="6350">
                                <a:noFill/>
                              </a:ln>
                            </wps:spPr>
                            <wps:txbx>
                              <w:txbxContent>
                                <w:p w14:paraId="12675C62" w14:textId="77777777" w:rsidR="00D11508" w:rsidRPr="00FB4C04" w:rsidRDefault="00D11508" w:rsidP="00D11508">
                                  <w:pPr>
                                    <w:rPr>
                                      <w:sz w:val="16"/>
                                      <w:szCs w:val="16"/>
                                    </w:rPr>
                                  </w:pPr>
                                  <w:r w:rsidRPr="00FB4C04">
                                    <w:rPr>
                                      <w:sz w:val="16"/>
                                      <w:szCs w:val="16"/>
                                    </w:rPr>
                                    <w:t>11</w:t>
                                  </w:r>
                                  <w:r>
                                    <w:rPr>
                                      <w:sz w:val="16"/>
                                      <w:szCs w:val="16"/>
                                    </w:rPr>
                                    <w:t>.</w:t>
                                  </w:r>
                                  <w:r w:rsidRPr="00FB4C04">
                                    <w:rPr>
                                      <w:sz w:val="16"/>
                                      <w:szCs w:val="16"/>
                                    </w:rPr>
                                    <w:t xml:space="preserve"> Fold down the second wing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Text Box 57"/>
                            <wps:cNvSpPr txBox="1"/>
                            <wps:spPr>
                              <a:xfrm>
                                <a:off x="4424680" y="30479"/>
                                <a:ext cx="1409700" cy="609600"/>
                              </a:xfrm>
                              <a:prstGeom prst="rect">
                                <a:avLst/>
                              </a:prstGeom>
                              <a:noFill/>
                              <a:ln w="6350">
                                <a:noFill/>
                              </a:ln>
                            </wps:spPr>
                            <wps:txbx>
                              <w:txbxContent>
                                <w:p w14:paraId="224FE0D6" w14:textId="77777777" w:rsidR="00D11508" w:rsidRPr="00FB4C04" w:rsidRDefault="00D11508" w:rsidP="00D11508">
                                  <w:pPr>
                                    <w:rPr>
                                      <w:sz w:val="16"/>
                                      <w:szCs w:val="16"/>
                                    </w:rPr>
                                  </w:pPr>
                                  <w:r w:rsidRPr="00FB4C04">
                                    <w:rPr>
                                      <w:sz w:val="16"/>
                                      <w:szCs w:val="16"/>
                                    </w:rPr>
                                    <w:t>12</w:t>
                                  </w:r>
                                  <w:r>
                                    <w:rPr>
                                      <w:sz w:val="16"/>
                                      <w:szCs w:val="16"/>
                                    </w:rPr>
                                    <w:t>.</w:t>
                                  </w:r>
                                  <w:r w:rsidRPr="00FB4C04">
                                    <w:rPr>
                                      <w:sz w:val="16"/>
                                      <w:szCs w:val="16"/>
                                    </w:rPr>
                                    <w:t xml:space="preserve"> Flatten and squish the sample from all sides until it can fit easily in a micro-well 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8" name="Group 58"/>
                          <wpg:cNvGrpSpPr/>
                          <wpg:grpSpPr>
                            <a:xfrm>
                              <a:off x="38100" y="19001"/>
                              <a:ext cx="5865495" cy="4088179"/>
                              <a:chOff x="0" y="19001"/>
                              <a:chExt cx="5865495" cy="4088179"/>
                            </a:xfrm>
                          </wpg:grpSpPr>
                          <wpg:grpSp>
                            <wpg:cNvPr id="59" name="Group 59"/>
                            <wpg:cNvGrpSpPr/>
                            <wpg:grpSpPr>
                              <a:xfrm>
                                <a:off x="8890" y="2666853"/>
                                <a:ext cx="5788025" cy="390574"/>
                                <a:chOff x="-58420" y="47477"/>
                                <a:chExt cx="5788025" cy="390574"/>
                              </a:xfrm>
                            </wpg:grpSpPr>
                            <wps:wsp>
                              <wps:cNvPr id="60" name="Text Box 60"/>
                              <wps:cNvSpPr txBox="1"/>
                              <wps:spPr>
                                <a:xfrm>
                                  <a:off x="-58420" y="76100"/>
                                  <a:ext cx="1319530" cy="209550"/>
                                </a:xfrm>
                                <a:prstGeom prst="rect">
                                  <a:avLst/>
                                </a:prstGeom>
                                <a:noFill/>
                                <a:ln w="6350">
                                  <a:noFill/>
                                </a:ln>
                              </wps:spPr>
                              <wps:txbx>
                                <w:txbxContent>
                                  <w:p w14:paraId="6D714549" w14:textId="77777777" w:rsidR="00D11508" w:rsidRPr="00FB4C04" w:rsidRDefault="00D11508" w:rsidP="00D11508">
                                    <w:pPr>
                                      <w:rPr>
                                        <w:sz w:val="16"/>
                                        <w:szCs w:val="16"/>
                                      </w:rPr>
                                    </w:pPr>
                                    <w:r w:rsidRPr="00FB4C04">
                                      <w:rPr>
                                        <w:sz w:val="16"/>
                                        <w:szCs w:val="16"/>
                                      </w:rPr>
                                      <w:t>5</w:t>
                                    </w:r>
                                    <w:r>
                                      <w:rPr>
                                        <w:sz w:val="16"/>
                                        <w:szCs w:val="16"/>
                                      </w:rPr>
                                      <w:t>.</w:t>
                                    </w:r>
                                    <w:r w:rsidRPr="00FB4C04">
                                      <w:rPr>
                                        <w:sz w:val="16"/>
                                        <w:szCs w:val="16"/>
                                      </w:rPr>
                                      <w:t xml:space="preserve"> Fold again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 name="Text Box 61"/>
                              <wps:cNvSpPr txBox="1"/>
                              <wps:spPr>
                                <a:xfrm>
                                  <a:off x="1376046" y="66675"/>
                                  <a:ext cx="1462405" cy="247649"/>
                                </a:xfrm>
                                <a:prstGeom prst="rect">
                                  <a:avLst/>
                                </a:prstGeom>
                                <a:noFill/>
                                <a:ln w="6350">
                                  <a:noFill/>
                                </a:ln>
                              </wps:spPr>
                              <wps:txbx>
                                <w:txbxContent>
                                  <w:p w14:paraId="2D7BEFAA" w14:textId="77777777" w:rsidR="00D11508" w:rsidRPr="00FB4C04" w:rsidRDefault="00D11508" w:rsidP="00D11508">
                                    <w:pPr>
                                      <w:rPr>
                                        <w:sz w:val="16"/>
                                        <w:szCs w:val="16"/>
                                      </w:rPr>
                                    </w:pPr>
                                    <w:r w:rsidRPr="00FB4C04">
                                      <w:rPr>
                                        <w:sz w:val="16"/>
                                        <w:szCs w:val="16"/>
                                      </w:rPr>
                                      <w:t>6</w:t>
                                    </w:r>
                                    <w:r>
                                      <w:rPr>
                                        <w:sz w:val="16"/>
                                        <w:szCs w:val="16"/>
                                      </w:rPr>
                                      <w:t>.</w:t>
                                    </w:r>
                                    <w:r w:rsidRPr="00FB4C04">
                                      <w:rPr>
                                        <w:sz w:val="16"/>
                                        <w:szCs w:val="16"/>
                                      </w:rPr>
                                      <w:t xml:space="preserve"> fold or press the edge down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Text Box 62"/>
                              <wps:cNvSpPr txBox="1"/>
                              <wps:spPr>
                                <a:xfrm>
                                  <a:off x="2952750" y="47526"/>
                                  <a:ext cx="1319530" cy="390525"/>
                                </a:xfrm>
                                <a:prstGeom prst="rect">
                                  <a:avLst/>
                                </a:prstGeom>
                                <a:noFill/>
                                <a:ln w="6350">
                                  <a:noFill/>
                                </a:ln>
                              </wps:spPr>
                              <wps:txbx>
                                <w:txbxContent>
                                  <w:p w14:paraId="06A62733" w14:textId="77777777" w:rsidR="00D11508" w:rsidRPr="00FB4C04" w:rsidRDefault="00D11508" w:rsidP="00D11508">
                                    <w:pPr>
                                      <w:rPr>
                                        <w:sz w:val="16"/>
                                        <w:szCs w:val="16"/>
                                      </w:rPr>
                                    </w:pPr>
                                    <w:r w:rsidRPr="00FB4C04">
                                      <w:rPr>
                                        <w:sz w:val="16"/>
                                        <w:szCs w:val="16"/>
                                      </w:rPr>
                                      <w:t xml:space="preserve">7. Flatten </w:t>
                                    </w:r>
                                    <w:r>
                                      <w:rPr>
                                        <w:sz w:val="16"/>
                                        <w:szCs w:val="16"/>
                                      </w:rPr>
                                      <w:t>one side into a</w:t>
                                    </w:r>
                                    <w:r w:rsidRPr="00FB4C04">
                                      <w:rPr>
                                        <w:sz w:val="16"/>
                                        <w:szCs w:val="16"/>
                                      </w:rPr>
                                      <w:t xml:space="preserve"> “wing”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 name="Text Box 63"/>
                              <wps:cNvSpPr txBox="1"/>
                              <wps:spPr>
                                <a:xfrm>
                                  <a:off x="4410075" y="47477"/>
                                  <a:ext cx="1319530" cy="238125"/>
                                </a:xfrm>
                                <a:prstGeom prst="rect">
                                  <a:avLst/>
                                </a:prstGeom>
                                <a:noFill/>
                                <a:ln w="6350">
                                  <a:noFill/>
                                </a:ln>
                              </wps:spPr>
                              <wps:txbx>
                                <w:txbxContent>
                                  <w:p w14:paraId="2F3A8C38" w14:textId="77777777" w:rsidR="00D11508" w:rsidRPr="00FB4C04" w:rsidRDefault="00D11508" w:rsidP="00D11508">
                                    <w:pPr>
                                      <w:rPr>
                                        <w:sz w:val="16"/>
                                        <w:szCs w:val="16"/>
                                      </w:rPr>
                                    </w:pPr>
                                    <w:r w:rsidRPr="00FB4C04">
                                      <w:rPr>
                                        <w:sz w:val="16"/>
                                        <w:szCs w:val="16"/>
                                      </w:rPr>
                                      <w:t>8. Repeat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4" name="Group 64"/>
                            <wpg:cNvGrpSpPr/>
                            <wpg:grpSpPr>
                              <a:xfrm>
                                <a:off x="0" y="19001"/>
                                <a:ext cx="5865495" cy="4088179"/>
                                <a:chOff x="0" y="19001"/>
                                <a:chExt cx="5865495" cy="4088179"/>
                              </a:xfrm>
                            </wpg:grpSpPr>
                            <wpg:grpSp>
                              <wpg:cNvPr id="65" name="Group 65"/>
                              <wpg:cNvGrpSpPr/>
                              <wpg:grpSpPr>
                                <a:xfrm>
                                  <a:off x="28575" y="1085850"/>
                                  <a:ext cx="5836920" cy="495300"/>
                                  <a:chOff x="-76200" y="28575"/>
                                  <a:chExt cx="5836920" cy="495300"/>
                                </a:xfrm>
                              </wpg:grpSpPr>
                              <wps:wsp>
                                <wps:cNvPr id="66" name="Text Box 66"/>
                                <wps:cNvSpPr txBox="1"/>
                                <wps:spPr>
                                  <a:xfrm>
                                    <a:off x="-76200" y="121919"/>
                                    <a:ext cx="1257300" cy="390526"/>
                                  </a:xfrm>
                                  <a:prstGeom prst="rect">
                                    <a:avLst/>
                                  </a:prstGeom>
                                  <a:noFill/>
                                  <a:ln w="6350">
                                    <a:noFill/>
                                  </a:ln>
                                </wps:spPr>
                                <wps:txbx>
                                  <w:txbxContent>
                                    <w:p w14:paraId="74221F20" w14:textId="77777777" w:rsidR="00D11508" w:rsidRPr="00FB4C04" w:rsidRDefault="00D11508" w:rsidP="00D11508">
                                      <w:pPr>
                                        <w:rPr>
                                          <w:sz w:val="16"/>
                                          <w:szCs w:val="16"/>
                                        </w:rPr>
                                      </w:pPr>
                                      <w:r w:rsidRPr="00FB4C04">
                                        <w:rPr>
                                          <w:sz w:val="16"/>
                                          <w:szCs w:val="16"/>
                                        </w:rPr>
                                        <w:t>1. Weigh boat with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 name="Text Box 67"/>
                                <wps:cNvSpPr txBox="1"/>
                                <wps:spPr>
                                  <a:xfrm>
                                    <a:off x="1290320" y="123824"/>
                                    <a:ext cx="1319530" cy="295275"/>
                                  </a:xfrm>
                                  <a:prstGeom prst="rect">
                                    <a:avLst/>
                                  </a:prstGeom>
                                  <a:noFill/>
                                  <a:ln w="6350">
                                    <a:noFill/>
                                  </a:ln>
                                </wps:spPr>
                                <wps:txbx>
                                  <w:txbxContent>
                                    <w:p w14:paraId="5C110636" w14:textId="77777777" w:rsidR="00D11508" w:rsidRPr="00FB4C04" w:rsidRDefault="00D11508" w:rsidP="00D11508">
                                      <w:pPr>
                                        <w:rPr>
                                          <w:sz w:val="16"/>
                                          <w:szCs w:val="16"/>
                                        </w:rPr>
                                      </w:pPr>
                                      <w:r w:rsidRPr="00FB4C04">
                                        <w:rPr>
                                          <w:sz w:val="16"/>
                                          <w:szCs w:val="16"/>
                                        </w:rPr>
                                        <w:t>2</w:t>
                                      </w:r>
                                      <w:r>
                                        <w:rPr>
                                          <w:sz w:val="16"/>
                                          <w:szCs w:val="16"/>
                                        </w:rPr>
                                        <w:t>.</w:t>
                                      </w:r>
                                      <w:r w:rsidRPr="00FB4C04">
                                        <w:rPr>
                                          <w:sz w:val="16"/>
                                          <w:szCs w:val="16"/>
                                        </w:rPr>
                                        <w:t xml:space="preserve"> </w:t>
                                      </w:r>
                                      <w:r>
                                        <w:rPr>
                                          <w:sz w:val="16"/>
                                          <w:szCs w:val="16"/>
                                        </w:rPr>
                                        <w:t>P</w:t>
                                      </w:r>
                                      <w:r w:rsidRPr="00FB4C04">
                                        <w:rPr>
                                          <w:sz w:val="16"/>
                                          <w:szCs w:val="16"/>
                                        </w:rPr>
                                        <w:t>ull edges apart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Text Box 68"/>
                                <wps:cNvSpPr txBox="1"/>
                                <wps:spPr>
                                  <a:xfrm>
                                    <a:off x="2795905" y="114299"/>
                                    <a:ext cx="1319530" cy="333376"/>
                                  </a:xfrm>
                                  <a:prstGeom prst="rect">
                                    <a:avLst/>
                                  </a:prstGeom>
                                  <a:solidFill>
                                    <a:schemeClr val="lt1"/>
                                  </a:solidFill>
                                  <a:ln w="6350">
                                    <a:noFill/>
                                  </a:ln>
                                </wps:spPr>
                                <wps:txbx>
                                  <w:txbxContent>
                                    <w:p w14:paraId="14281B90" w14:textId="77777777" w:rsidR="00D11508" w:rsidRPr="00FB4C04" w:rsidRDefault="00D11508" w:rsidP="00D11508">
                                      <w:pPr>
                                        <w:rPr>
                                          <w:sz w:val="16"/>
                                          <w:szCs w:val="16"/>
                                        </w:rPr>
                                      </w:pPr>
                                      <w:r w:rsidRPr="00FB4C04">
                                        <w:rPr>
                                          <w:sz w:val="16"/>
                                          <w:szCs w:val="16"/>
                                        </w:rPr>
                                        <w:t>3</w:t>
                                      </w:r>
                                      <w:r>
                                        <w:rPr>
                                          <w:sz w:val="16"/>
                                          <w:szCs w:val="16"/>
                                        </w:rPr>
                                        <w:t>.</w:t>
                                      </w:r>
                                      <w:r w:rsidRPr="00FB4C04">
                                        <w:rPr>
                                          <w:sz w:val="16"/>
                                          <w:szCs w:val="16"/>
                                        </w:rPr>
                                        <w:t xml:space="preserve"> Flatten to remove the air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 name="Text Box 69"/>
                                <wps:cNvSpPr txBox="1"/>
                                <wps:spPr>
                                  <a:xfrm>
                                    <a:off x="4200525" y="28575"/>
                                    <a:ext cx="1560195" cy="495300"/>
                                  </a:xfrm>
                                  <a:prstGeom prst="rect">
                                    <a:avLst/>
                                  </a:prstGeom>
                                  <a:noFill/>
                                  <a:ln w="6350">
                                    <a:noFill/>
                                  </a:ln>
                                </wps:spPr>
                                <wps:txbx>
                                  <w:txbxContent>
                                    <w:p w14:paraId="61B623E6" w14:textId="77777777" w:rsidR="00D11508" w:rsidRPr="00FB4C04" w:rsidRDefault="00D11508" w:rsidP="00D11508">
                                      <w:pPr>
                                        <w:rPr>
                                          <w:sz w:val="16"/>
                                          <w:szCs w:val="16"/>
                                        </w:rPr>
                                      </w:pPr>
                                      <w:r w:rsidRPr="00FB4C04">
                                        <w:rPr>
                                          <w:sz w:val="16"/>
                                          <w:szCs w:val="16"/>
                                        </w:rPr>
                                        <w:t>4</w:t>
                                      </w:r>
                                      <w:r>
                                        <w:rPr>
                                          <w:sz w:val="16"/>
                                          <w:szCs w:val="16"/>
                                        </w:rPr>
                                        <w:t>.</w:t>
                                      </w:r>
                                      <w:r w:rsidRPr="00FB4C04">
                                        <w:rPr>
                                          <w:sz w:val="16"/>
                                          <w:szCs w:val="16"/>
                                        </w:rPr>
                                        <w:t xml:space="preserve"> Grasp weigh boat just above the sample with forceps then press against</w:t>
                                      </w:r>
                                      <w:r>
                                        <w:rPr>
                                          <w:sz w:val="16"/>
                                          <w:szCs w:val="16"/>
                                        </w:rPr>
                                        <w:t xml:space="preserve"> the</w:t>
                                      </w:r>
                                      <w:r w:rsidRPr="00FB4C04">
                                        <w:rPr>
                                          <w:sz w:val="16"/>
                                          <w:szCs w:val="16"/>
                                        </w:rPr>
                                        <w:t xml:space="preserve"> table to fold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0" name="Group 70"/>
                              <wpg:cNvGrpSpPr/>
                              <wpg:grpSpPr>
                                <a:xfrm>
                                  <a:off x="0" y="19001"/>
                                  <a:ext cx="5803900" cy="4088179"/>
                                  <a:chOff x="-19050" y="-49"/>
                                  <a:chExt cx="5803900" cy="4088179"/>
                                </a:xfrm>
                              </wpg:grpSpPr>
                              <pic:pic xmlns:pic="http://schemas.openxmlformats.org/drawingml/2006/picture">
                                <pic:nvPicPr>
                                  <pic:cNvPr id="71" name="Picture 71" descr="Image preview"/>
                                  <pic:cNvPicPr>
                                    <a:picLocks noChangeAspect="1"/>
                                  </pic:cNvPicPr>
                                </pic:nvPicPr>
                                <pic:blipFill rotWithShape="1">
                                  <a:blip r:embed="rId36">
                                    <a:extLst>
                                      <a:ext uri="{28A0092B-C50C-407E-A947-70E740481C1C}">
                                        <a14:useLocalDpi xmlns:a14="http://schemas.microsoft.com/office/drawing/2010/main" val="0"/>
                                      </a:ext>
                                    </a:extLst>
                                  </a:blip>
                                  <a:srcRect l="37661" t="24787" r="44711" b="52991"/>
                                  <a:stretch/>
                                </pic:blipFill>
                                <pic:spPr bwMode="auto">
                                  <a:xfrm rot="10800000">
                                    <a:off x="73559" y="-49"/>
                                    <a:ext cx="1160780" cy="10972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2" name="Picture 72"/>
                                  <pic:cNvPicPr>
                                    <a:picLocks noChangeAspect="1"/>
                                  </pic:cNvPicPr>
                                </pic:nvPicPr>
                                <pic:blipFill rotWithShape="1">
                                  <a:blip r:embed="rId37" cstate="print">
                                    <a:extLst>
                                      <a:ext uri="{28A0092B-C50C-407E-A947-70E740481C1C}">
                                        <a14:useLocalDpi xmlns:a14="http://schemas.microsoft.com/office/drawing/2010/main" val="0"/>
                                      </a:ext>
                                    </a:extLst>
                                  </a:blip>
                                  <a:srcRect l="46364" t="36507" r="30230" b="35407"/>
                                  <a:stretch/>
                                </pic:blipFill>
                                <pic:spPr bwMode="auto">
                                  <a:xfrm>
                                    <a:off x="3034030" y="-48"/>
                                    <a:ext cx="1219200" cy="10972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3" name="Picture 73"/>
                                  <pic:cNvPicPr>
                                    <a:picLocks noChangeAspect="1"/>
                                  </pic:cNvPicPr>
                                </pic:nvPicPr>
                                <pic:blipFill>
                                  <a:blip r:embed="rId38" cstate="print">
                                    <a:extLst>
                                      <a:ext uri="{28A0092B-C50C-407E-A947-70E740481C1C}">
                                        <a14:useLocalDpi xmlns:a14="http://schemas.microsoft.com/office/drawing/2010/main" val="0"/>
                                      </a:ext>
                                    </a:extLst>
                                  </a:blip>
                                  <a:srcRect l="10120" r="10120"/>
                                  <a:stretch>
                                    <a:fillRect/>
                                  </a:stretch>
                                </pic:blipFill>
                                <pic:spPr bwMode="auto">
                                  <a:xfrm>
                                    <a:off x="4458335" y="0"/>
                                    <a:ext cx="1167130" cy="10972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4" name="Picture 74"/>
                                  <pic:cNvPicPr>
                                    <a:picLocks noChangeAspect="1"/>
                                  </pic:cNvPicPr>
                                </pic:nvPicPr>
                                <pic:blipFill rotWithShape="1">
                                  <a:blip r:embed="rId39" cstate="print">
                                    <a:extLst>
                                      <a:ext uri="{28A0092B-C50C-407E-A947-70E740481C1C}">
                                        <a14:useLocalDpi xmlns:a14="http://schemas.microsoft.com/office/drawing/2010/main" val="0"/>
                                      </a:ext>
                                    </a:extLst>
                                  </a:blip>
                                  <a:srcRect l="28707" t="26853" r="28890" b="28035"/>
                                  <a:stretch/>
                                </pic:blipFill>
                                <pic:spPr bwMode="auto">
                                  <a:xfrm>
                                    <a:off x="19050" y="1560195"/>
                                    <a:ext cx="1375410" cy="10972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5" name="Picture 75"/>
                                  <pic:cNvPicPr>
                                    <a:picLocks noChangeAspect="1"/>
                                  </pic:cNvPicPr>
                                </pic:nvPicPr>
                                <pic:blipFill rotWithShape="1">
                                  <a:blip r:embed="rId40" cstate="print">
                                    <a:extLst>
                                      <a:ext uri="{28A0092B-C50C-407E-A947-70E740481C1C}">
                                        <a14:useLocalDpi xmlns:a14="http://schemas.microsoft.com/office/drawing/2010/main" val="0"/>
                                      </a:ext>
                                    </a:extLst>
                                  </a:blip>
                                  <a:srcRect l="25648" t="24051" r="26850" b="21432"/>
                                  <a:stretch/>
                                </pic:blipFill>
                                <pic:spPr bwMode="auto">
                                  <a:xfrm>
                                    <a:off x="1524000" y="1560195"/>
                                    <a:ext cx="1274445" cy="10972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6" name="Picture 76"/>
                                  <pic:cNvPicPr>
                                    <a:picLocks noChangeAspect="1"/>
                                  </pic:cNvPicPr>
                                </pic:nvPicPr>
                                <pic:blipFill rotWithShape="1">
                                  <a:blip r:embed="rId41" cstate="print">
                                    <a:extLst>
                                      <a:ext uri="{28A0092B-C50C-407E-A947-70E740481C1C}">
                                        <a14:useLocalDpi xmlns:a14="http://schemas.microsoft.com/office/drawing/2010/main" val="0"/>
                                      </a:ext>
                                    </a:extLst>
                                  </a:blip>
                                  <a:srcRect l="8171" t="7487" r="13176" b="7487"/>
                                  <a:stretch/>
                                </pic:blipFill>
                                <pic:spPr bwMode="auto">
                                  <a:xfrm>
                                    <a:off x="2885410" y="1573176"/>
                                    <a:ext cx="1353819" cy="10972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7" name="Picture 77" descr="Image preview"/>
                                  <pic:cNvPicPr>
                                    <a:picLocks noChangeAspect="1"/>
                                  </pic:cNvPicPr>
                                </pic:nvPicPr>
                                <pic:blipFill rotWithShape="1">
                                  <a:blip r:embed="rId42" cstate="print">
                                    <a:extLst>
                                      <a:ext uri="{28A0092B-C50C-407E-A947-70E740481C1C}">
                                        <a14:useLocalDpi xmlns:a14="http://schemas.microsoft.com/office/drawing/2010/main" val="0"/>
                                      </a:ext>
                                    </a:extLst>
                                  </a:blip>
                                  <a:srcRect l="37019" t="44608" r="44817" b="37512"/>
                                  <a:stretch/>
                                </pic:blipFill>
                                <pic:spPr bwMode="auto">
                                  <a:xfrm>
                                    <a:off x="-19050" y="2990850"/>
                                    <a:ext cx="1486535" cy="10972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8" name="Picture 78"/>
                                  <pic:cNvPicPr>
                                    <a:picLocks noChangeAspect="1"/>
                                  </pic:cNvPicPr>
                                </pic:nvPicPr>
                                <pic:blipFill rotWithShape="1">
                                  <a:blip r:embed="rId43" cstate="print">
                                    <a:extLst>
                                      <a:ext uri="{28A0092B-C50C-407E-A947-70E740481C1C}">
                                        <a14:useLocalDpi xmlns:a14="http://schemas.microsoft.com/office/drawing/2010/main" val="0"/>
                                      </a:ext>
                                    </a:extLst>
                                  </a:blip>
                                  <a:srcRect l="23036" t="28091" r="30616" b="17976"/>
                                  <a:stretch/>
                                </pic:blipFill>
                                <pic:spPr bwMode="auto">
                                  <a:xfrm>
                                    <a:off x="1609725" y="2981325"/>
                                    <a:ext cx="1257300" cy="10972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9" name="Picture 79"/>
                                  <pic:cNvPicPr>
                                    <a:picLocks noChangeAspect="1"/>
                                  </pic:cNvPicPr>
                                </pic:nvPicPr>
                                <pic:blipFill rotWithShape="1">
                                  <a:blip r:embed="rId44" cstate="print">
                                    <a:extLst>
                                      <a:ext uri="{28A0092B-C50C-407E-A947-70E740481C1C}">
                                        <a14:useLocalDpi xmlns:a14="http://schemas.microsoft.com/office/drawing/2010/main" val="0"/>
                                      </a:ext>
                                    </a:extLst>
                                  </a:blip>
                                  <a:srcRect l="8173" t="16667" r="20673" b="10256"/>
                                  <a:stretch/>
                                </pic:blipFill>
                                <pic:spPr bwMode="auto">
                                  <a:xfrm>
                                    <a:off x="2981325" y="2971800"/>
                                    <a:ext cx="1424305" cy="10972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0" name="Picture 80" descr="Image preview"/>
                                  <pic:cNvPicPr>
                                    <a:picLocks noChangeAspect="1"/>
                                  </pic:cNvPicPr>
                                </pic:nvPicPr>
                                <pic:blipFill rotWithShape="1">
                                  <a:blip r:embed="rId45" cstate="print">
                                    <a:extLst>
                                      <a:ext uri="{28A0092B-C50C-407E-A947-70E740481C1C}">
                                        <a14:useLocalDpi xmlns:a14="http://schemas.microsoft.com/office/drawing/2010/main" val="0"/>
                                      </a:ext>
                                    </a:extLst>
                                  </a:blip>
                                  <a:srcRect l="59328" t="39179" r="25280" b="42538"/>
                                  <a:stretch/>
                                </pic:blipFill>
                                <pic:spPr bwMode="auto">
                                  <a:xfrm>
                                    <a:off x="4505325" y="2962275"/>
                                    <a:ext cx="1231900" cy="10972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1" name="Picture 81"/>
                                  <pic:cNvPicPr>
                                    <a:picLocks noChangeAspect="1"/>
                                  </pic:cNvPicPr>
                                </pic:nvPicPr>
                                <pic:blipFill>
                                  <a:blip r:embed="rId46" cstate="print">
                                    <a:extLst>
                                      <a:ext uri="{28A0092B-C50C-407E-A947-70E740481C1C}">
                                        <a14:useLocalDpi xmlns:a14="http://schemas.microsoft.com/office/drawing/2010/main" val="0"/>
                                      </a:ext>
                                    </a:extLst>
                                  </a:blip>
                                  <a:srcRect l="3493" r="3493"/>
                                  <a:stretch>
                                    <a:fillRect/>
                                  </a:stretch>
                                </pic:blipFill>
                                <pic:spPr bwMode="auto">
                                  <a:xfrm>
                                    <a:off x="1394460" y="0"/>
                                    <a:ext cx="1357630" cy="10972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2" name="Picture 82"/>
                                  <pic:cNvPicPr>
                                    <a:picLocks noChangeAspect="1"/>
                                  </pic:cNvPicPr>
                                </pic:nvPicPr>
                                <pic:blipFill rotWithShape="1">
                                  <a:blip r:embed="rId47" cstate="print">
                                    <a:extLst>
                                      <a:ext uri="{28A0092B-C50C-407E-A947-70E740481C1C}">
                                        <a14:useLocalDpi xmlns:a14="http://schemas.microsoft.com/office/drawing/2010/main" val="0"/>
                                      </a:ext>
                                    </a:extLst>
                                  </a:blip>
                                  <a:srcRect l="26442" t="34402" r="35577" b="26923"/>
                                  <a:stretch/>
                                </pic:blipFill>
                                <pic:spPr bwMode="auto">
                                  <a:xfrm>
                                    <a:off x="4348480" y="1569720"/>
                                    <a:ext cx="1436370" cy="1097280"/>
                                  </a:xfrm>
                                  <a:prstGeom prst="rect">
                                    <a:avLst/>
                                  </a:prstGeom>
                                  <a:noFill/>
                                  <a:ln>
                                    <a:noFill/>
                                  </a:ln>
                                  <a:extLst>
                                    <a:ext uri="{53640926-AAD7-44D8-BBD7-CCE9431645EC}">
                                      <a14:shadowObscured xmlns:a14="http://schemas.microsoft.com/office/drawing/2010/main"/>
                                    </a:ext>
                                  </a:extLst>
                                </pic:spPr>
                              </pic:pic>
                            </wpg:grpSp>
                          </wpg:grpSp>
                        </wpg:grpSp>
                      </wpg:grpSp>
                    </wpg:wgp>
                  </a:graphicData>
                </a:graphic>
              </wp:inline>
            </w:drawing>
          </mc:Choice>
          <mc:Fallback>
            <w:pict>
              <v:group w14:anchorId="5177F657" id="Group 48" o:spid="_x0000_s1048" style="width:447.75pt;height:420pt;mso-position-horizontal-relative:char;mso-position-vertical-relative:line" coordorigin=",190" coordsize="59035,561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">
                <v:group id="Group 49" o:spid="_x0000_s1049" style="position:absolute;left:469;top:44557;width:55699;height:11783" coordorigin="-196,361" coordsize="55698,11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Picture 50" o:spid="_x0000_s1050" type="#_x0000_t75" alt="Image preview" style="position:absolute;left:-196;top:361;width:15486;height:9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">
                    <v:imagedata r:id="rId48" o:title="Image preview" croptop="33467f" cropbottom="19790f" cropleft="24012f" cropright="28527f"/>
                  </v:shape>
                  <v:shape id="Text Box 51" o:spid="_x0000_s1051" type="#_x0000_t202" style="position:absolute;left:17217;top:2780;width:38284;height:9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5FE94127" w14:textId="77777777" w:rsidR="00C25AB2" w:rsidRPr="00C25AB2" w:rsidRDefault="00C25AB2" w:rsidP="00C25AB2">
                          <w:pPr>
                            <w:pStyle w:val="NoSpacing"/>
                            <w:rPr>
                              <w:i/>
                              <w:iCs/>
                              <w:sz w:val="24"/>
                              <w:szCs w:val="24"/>
                            </w:rPr>
                          </w:pPr>
                          <w:r w:rsidRPr="00C25AB2">
                            <w:rPr>
                              <w:i/>
                              <w:iCs/>
                              <w:sz w:val="24"/>
                              <w:szCs w:val="24"/>
                            </w:rPr>
                            <w:t>The tips of the forceps can puncture the pellet with too much force, and pulling or bending too much along a fold can split the seam. Look for any place on the pellet where the color of the powder is visible.</w:t>
                          </w:r>
                        </w:p>
                        <w:p w14:paraId="22803337" w14:textId="0D7F18DB" w:rsidR="00D11508" w:rsidRPr="00FB4C04" w:rsidRDefault="00D11508" w:rsidP="00D11508">
                          <w:pPr>
                            <w:rPr>
                              <w:sz w:val="16"/>
                              <w:szCs w:val="16"/>
                            </w:rPr>
                          </w:pPr>
                        </w:p>
                      </w:txbxContent>
                    </v:textbox>
                  </v:shape>
                </v:group>
                <v:group id="Group 52" o:spid="_x0000_s1052" style="position:absolute;top:190;width:59035;height:46787" coordorigin=",190" coordsize="59035,46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 53" o:spid="_x0000_s1053" style="position:absolute;top:40767;width:58343;height:6210" coordorigin=",190" coordsize="58343,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Text Box 54" o:spid="_x0000_s1054" type="#_x0000_t202" style="position:absolute;top:381;width:1447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2B399D06" w14:textId="77777777" w:rsidR="00D11508" w:rsidRPr="00FB4C04" w:rsidRDefault="00D11508" w:rsidP="00D11508">
                            <w:pPr>
                              <w:rPr>
                                <w:sz w:val="16"/>
                                <w:szCs w:val="16"/>
                              </w:rPr>
                            </w:pPr>
                            <w:r w:rsidRPr="00FB4C04">
                              <w:rPr>
                                <w:sz w:val="16"/>
                                <w:szCs w:val="16"/>
                              </w:rPr>
                              <w:t>9</w:t>
                            </w:r>
                            <w:r>
                              <w:rPr>
                                <w:sz w:val="16"/>
                                <w:szCs w:val="16"/>
                              </w:rPr>
                              <w:t>.</w:t>
                            </w:r>
                            <w:r w:rsidRPr="00FB4C04">
                              <w:rPr>
                                <w:sz w:val="16"/>
                                <w:szCs w:val="16"/>
                              </w:rPr>
                              <w:t xml:space="preserve"> </w:t>
                            </w:r>
                            <w:r>
                              <w:rPr>
                                <w:sz w:val="16"/>
                                <w:szCs w:val="16"/>
                              </w:rPr>
                              <w:t>F</w:t>
                            </w:r>
                            <w:r w:rsidRPr="00FB4C04">
                              <w:rPr>
                                <w:sz w:val="16"/>
                                <w:szCs w:val="16"/>
                              </w:rPr>
                              <w:t>old both wings toward the center, making a U shape</w:t>
                            </w:r>
                          </w:p>
                        </w:txbxContent>
                      </v:textbox>
                    </v:shape>
                    <v:shape id="Text Box 55" o:spid="_x0000_s1055" type="#_x0000_t202" style="position:absolute;left:14763;top:380;width:15812;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14:paraId="5C49B310" w14:textId="77777777" w:rsidR="00D11508" w:rsidRPr="00FB4C04" w:rsidRDefault="00D11508" w:rsidP="00D11508">
                            <w:pPr>
                              <w:rPr>
                                <w:sz w:val="16"/>
                                <w:szCs w:val="16"/>
                              </w:rPr>
                            </w:pPr>
                            <w:r w:rsidRPr="00FB4C04">
                              <w:rPr>
                                <w:sz w:val="16"/>
                                <w:szCs w:val="16"/>
                              </w:rPr>
                              <w:t>10. Fold one side down (starting with the shorter wing is easier)</w:t>
                            </w:r>
                          </w:p>
                        </w:txbxContent>
                      </v:textbox>
                    </v:shape>
                    <v:shape id="Text Box 56" o:spid="_x0000_s1056" type="#_x0000_t202" style="position:absolute;left:29717;top:190;width:15717;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12675C62" w14:textId="77777777" w:rsidR="00D11508" w:rsidRPr="00FB4C04" w:rsidRDefault="00D11508" w:rsidP="00D11508">
                            <w:pPr>
                              <w:rPr>
                                <w:sz w:val="16"/>
                                <w:szCs w:val="16"/>
                              </w:rPr>
                            </w:pPr>
                            <w:r w:rsidRPr="00FB4C04">
                              <w:rPr>
                                <w:sz w:val="16"/>
                                <w:szCs w:val="16"/>
                              </w:rPr>
                              <w:t>11</w:t>
                            </w:r>
                            <w:r>
                              <w:rPr>
                                <w:sz w:val="16"/>
                                <w:szCs w:val="16"/>
                              </w:rPr>
                              <w:t>.</w:t>
                            </w:r>
                            <w:r w:rsidRPr="00FB4C04">
                              <w:rPr>
                                <w:sz w:val="16"/>
                                <w:szCs w:val="16"/>
                              </w:rPr>
                              <w:t xml:space="preserve"> Fold down the second wing </w:t>
                            </w:r>
                          </w:p>
                        </w:txbxContent>
                      </v:textbox>
                    </v:shape>
                    <v:shape id="Text Box 57" o:spid="_x0000_s1057" type="#_x0000_t202" style="position:absolute;left:44246;top:304;width:14097;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224FE0D6" w14:textId="77777777" w:rsidR="00D11508" w:rsidRPr="00FB4C04" w:rsidRDefault="00D11508" w:rsidP="00D11508">
                            <w:pPr>
                              <w:rPr>
                                <w:sz w:val="16"/>
                                <w:szCs w:val="16"/>
                              </w:rPr>
                            </w:pPr>
                            <w:r w:rsidRPr="00FB4C04">
                              <w:rPr>
                                <w:sz w:val="16"/>
                                <w:szCs w:val="16"/>
                              </w:rPr>
                              <w:t>12</w:t>
                            </w:r>
                            <w:r>
                              <w:rPr>
                                <w:sz w:val="16"/>
                                <w:szCs w:val="16"/>
                              </w:rPr>
                              <w:t>.</w:t>
                            </w:r>
                            <w:r w:rsidRPr="00FB4C04">
                              <w:rPr>
                                <w:sz w:val="16"/>
                                <w:szCs w:val="16"/>
                              </w:rPr>
                              <w:t xml:space="preserve"> Flatten and squish the sample from all sides until it can fit easily in a micro-well plate</w:t>
                            </w:r>
                          </w:p>
                        </w:txbxContent>
                      </v:textbox>
                    </v:shape>
                  </v:group>
                  <v:group id="Group 58" o:spid="_x0000_s1058" style="position:absolute;left:381;top:190;width:58654;height:40881" coordorigin=",190" coordsize="58654,40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group id="Group 59" o:spid="_x0000_s1059" style="position:absolute;left:88;top:26668;width:57881;height:3906" coordorigin="-584,474" coordsize="5788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60" o:spid="_x0000_s1060" type="#_x0000_t202" style="position:absolute;left:-584;top:761;width:13195;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6D714549" w14:textId="77777777" w:rsidR="00D11508" w:rsidRPr="00FB4C04" w:rsidRDefault="00D11508" w:rsidP="00D11508">
                              <w:pPr>
                                <w:rPr>
                                  <w:sz w:val="16"/>
                                  <w:szCs w:val="16"/>
                                </w:rPr>
                              </w:pPr>
                              <w:r w:rsidRPr="00FB4C04">
                                <w:rPr>
                                  <w:sz w:val="16"/>
                                  <w:szCs w:val="16"/>
                                </w:rPr>
                                <w:t>5</w:t>
                              </w:r>
                              <w:r>
                                <w:rPr>
                                  <w:sz w:val="16"/>
                                  <w:szCs w:val="16"/>
                                </w:rPr>
                                <w:t>.</w:t>
                              </w:r>
                              <w:r w:rsidRPr="00FB4C04">
                                <w:rPr>
                                  <w:sz w:val="16"/>
                                  <w:szCs w:val="16"/>
                                </w:rPr>
                                <w:t xml:space="preserve"> Fold again</w:t>
                              </w:r>
                            </w:p>
                          </w:txbxContent>
                        </v:textbox>
                      </v:shape>
                      <v:shape id="Text Box 61" o:spid="_x0000_s1061" type="#_x0000_t202" style="position:absolute;left:13760;top:666;width:14624;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14:paraId="2D7BEFAA" w14:textId="77777777" w:rsidR="00D11508" w:rsidRPr="00FB4C04" w:rsidRDefault="00D11508" w:rsidP="00D11508">
                              <w:pPr>
                                <w:rPr>
                                  <w:sz w:val="16"/>
                                  <w:szCs w:val="16"/>
                                </w:rPr>
                              </w:pPr>
                              <w:r w:rsidRPr="00FB4C04">
                                <w:rPr>
                                  <w:sz w:val="16"/>
                                  <w:szCs w:val="16"/>
                                </w:rPr>
                                <w:t>6</w:t>
                              </w:r>
                              <w:r>
                                <w:rPr>
                                  <w:sz w:val="16"/>
                                  <w:szCs w:val="16"/>
                                </w:rPr>
                                <w:t>.</w:t>
                              </w:r>
                              <w:r w:rsidRPr="00FB4C04">
                                <w:rPr>
                                  <w:sz w:val="16"/>
                                  <w:szCs w:val="16"/>
                                </w:rPr>
                                <w:t xml:space="preserve"> fold or press the edge down</w:t>
                              </w:r>
                            </w:p>
                          </w:txbxContent>
                        </v:textbox>
                      </v:shape>
                      <v:shape id="Text Box 62" o:spid="_x0000_s1062" type="#_x0000_t202" style="position:absolute;left:29527;top:475;width:13195;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14:paraId="06A62733" w14:textId="77777777" w:rsidR="00D11508" w:rsidRPr="00FB4C04" w:rsidRDefault="00D11508" w:rsidP="00D11508">
                              <w:pPr>
                                <w:rPr>
                                  <w:sz w:val="16"/>
                                  <w:szCs w:val="16"/>
                                </w:rPr>
                              </w:pPr>
                              <w:r w:rsidRPr="00FB4C04">
                                <w:rPr>
                                  <w:sz w:val="16"/>
                                  <w:szCs w:val="16"/>
                                </w:rPr>
                                <w:t xml:space="preserve">7. Flatten </w:t>
                              </w:r>
                              <w:r>
                                <w:rPr>
                                  <w:sz w:val="16"/>
                                  <w:szCs w:val="16"/>
                                </w:rPr>
                                <w:t>one side into a</w:t>
                              </w:r>
                              <w:r w:rsidRPr="00FB4C04">
                                <w:rPr>
                                  <w:sz w:val="16"/>
                                  <w:szCs w:val="16"/>
                                </w:rPr>
                                <w:t xml:space="preserve"> “wing” </w:t>
                              </w:r>
                            </w:p>
                          </w:txbxContent>
                        </v:textbox>
                      </v:shape>
                      <v:shape id="Text Box 63" o:spid="_x0000_s1063" type="#_x0000_t202" style="position:absolute;left:44100;top:474;width:13196;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eFxQAAANsAAAAPAAAAZHJzL2Rvd25yZXYueG1sRI9Ba8JA&#10;FITvBf/D8gRvdWNE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B8w/eFxQAAANsAAAAP&#10;AAAAAAAAAAAAAAAAAAcCAABkcnMvZG93bnJldi54bWxQSwUGAAAAAAMAAwC3AAAA+QIAAAAA&#10;" filled="f" stroked="f" strokeweight=".5pt">
                        <v:textbox>
                          <w:txbxContent>
                            <w:p w14:paraId="2F3A8C38" w14:textId="77777777" w:rsidR="00D11508" w:rsidRPr="00FB4C04" w:rsidRDefault="00D11508" w:rsidP="00D11508">
                              <w:pPr>
                                <w:rPr>
                                  <w:sz w:val="16"/>
                                  <w:szCs w:val="16"/>
                                </w:rPr>
                              </w:pPr>
                              <w:r w:rsidRPr="00FB4C04">
                                <w:rPr>
                                  <w:sz w:val="16"/>
                                  <w:szCs w:val="16"/>
                                </w:rPr>
                                <w:t>8. Repeat</w:t>
                              </w:r>
                            </w:p>
                          </w:txbxContent>
                        </v:textbox>
                      </v:shape>
                    </v:group>
                    <v:group id="Group 64" o:spid="_x0000_s1064" style="position:absolute;top:190;width:58654;height:40881" coordorigin=",190" coordsize="58654,40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group id="Group 65" o:spid="_x0000_s1065" style="position:absolute;left:285;top:10858;width:58369;height:4953" coordorigin="-762,285" coordsize="58369,4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Text Box 66" o:spid="_x0000_s1066" type="#_x0000_t202" style="position:absolute;left:-762;top:1219;width:1257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" filled="f" stroked="f" strokeweight=".5pt">
                          <v:textbox>
                            <w:txbxContent>
                              <w:p w14:paraId="74221F20" w14:textId="77777777" w:rsidR="00D11508" w:rsidRPr="00FB4C04" w:rsidRDefault="00D11508" w:rsidP="00D11508">
                                <w:pPr>
                                  <w:rPr>
                                    <w:sz w:val="16"/>
                                    <w:szCs w:val="16"/>
                                  </w:rPr>
                                </w:pPr>
                                <w:r w:rsidRPr="00FB4C04">
                                  <w:rPr>
                                    <w:sz w:val="16"/>
                                    <w:szCs w:val="16"/>
                                  </w:rPr>
                                  <w:t>1. Weigh boat with sample</w:t>
                                </w:r>
                              </w:p>
                            </w:txbxContent>
                          </v:textbox>
                        </v:shape>
                        <v:shape id="Text Box 67" o:spid="_x0000_s1067" type="#_x0000_t202" style="position:absolute;left:12903;top:1238;width:13195;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GG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" filled="f" stroked="f" strokeweight=".5pt">
                          <v:textbox>
                            <w:txbxContent>
                              <w:p w14:paraId="5C110636" w14:textId="77777777" w:rsidR="00D11508" w:rsidRPr="00FB4C04" w:rsidRDefault="00D11508" w:rsidP="00D11508">
                                <w:pPr>
                                  <w:rPr>
                                    <w:sz w:val="16"/>
                                    <w:szCs w:val="16"/>
                                  </w:rPr>
                                </w:pPr>
                                <w:r w:rsidRPr="00FB4C04">
                                  <w:rPr>
                                    <w:sz w:val="16"/>
                                    <w:szCs w:val="16"/>
                                  </w:rPr>
                                  <w:t>2</w:t>
                                </w:r>
                                <w:r>
                                  <w:rPr>
                                    <w:sz w:val="16"/>
                                    <w:szCs w:val="16"/>
                                  </w:rPr>
                                  <w:t>.</w:t>
                                </w:r>
                                <w:r w:rsidRPr="00FB4C04">
                                  <w:rPr>
                                    <w:sz w:val="16"/>
                                    <w:szCs w:val="16"/>
                                  </w:rPr>
                                  <w:t xml:space="preserve"> </w:t>
                                </w:r>
                                <w:r>
                                  <w:rPr>
                                    <w:sz w:val="16"/>
                                    <w:szCs w:val="16"/>
                                  </w:rPr>
                                  <w:t>P</w:t>
                                </w:r>
                                <w:r w:rsidRPr="00FB4C04">
                                  <w:rPr>
                                    <w:sz w:val="16"/>
                                    <w:szCs w:val="16"/>
                                  </w:rPr>
                                  <w:t>ull edges apart</w:t>
                                </w:r>
                              </w:p>
                            </w:txbxContent>
                          </v:textbox>
                        </v:shape>
                        <v:shape id="Text Box 68" o:spid="_x0000_s1068" type="#_x0000_t202" style="position:absolute;left:27959;top:1142;width:13195;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" fillcolor="white [3201]" stroked="f" strokeweight=".5pt">
                          <v:textbox>
                            <w:txbxContent>
                              <w:p w14:paraId="14281B90" w14:textId="77777777" w:rsidR="00D11508" w:rsidRPr="00FB4C04" w:rsidRDefault="00D11508" w:rsidP="00D11508">
                                <w:pPr>
                                  <w:rPr>
                                    <w:sz w:val="16"/>
                                    <w:szCs w:val="16"/>
                                  </w:rPr>
                                </w:pPr>
                                <w:r w:rsidRPr="00FB4C04">
                                  <w:rPr>
                                    <w:sz w:val="16"/>
                                    <w:szCs w:val="16"/>
                                  </w:rPr>
                                  <w:t>3</w:t>
                                </w:r>
                                <w:r>
                                  <w:rPr>
                                    <w:sz w:val="16"/>
                                    <w:szCs w:val="16"/>
                                  </w:rPr>
                                  <w:t>.</w:t>
                                </w:r>
                                <w:r w:rsidRPr="00FB4C04">
                                  <w:rPr>
                                    <w:sz w:val="16"/>
                                    <w:szCs w:val="16"/>
                                  </w:rPr>
                                  <w:t xml:space="preserve"> Flatten to remove the air</w:t>
                                </w:r>
                              </w:p>
                            </w:txbxContent>
                          </v:textbox>
                        </v:shape>
                        <v:shape id="Text Box 69" o:spid="_x0000_s1069" type="#_x0000_t202" style="position:absolute;left:42005;top:285;width:15602;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" filled="f" stroked="f" strokeweight=".5pt">
                          <v:textbox>
                            <w:txbxContent>
                              <w:p w14:paraId="61B623E6" w14:textId="77777777" w:rsidR="00D11508" w:rsidRPr="00FB4C04" w:rsidRDefault="00D11508" w:rsidP="00D11508">
                                <w:pPr>
                                  <w:rPr>
                                    <w:sz w:val="16"/>
                                    <w:szCs w:val="16"/>
                                  </w:rPr>
                                </w:pPr>
                                <w:r w:rsidRPr="00FB4C04">
                                  <w:rPr>
                                    <w:sz w:val="16"/>
                                    <w:szCs w:val="16"/>
                                  </w:rPr>
                                  <w:t>4</w:t>
                                </w:r>
                                <w:r>
                                  <w:rPr>
                                    <w:sz w:val="16"/>
                                    <w:szCs w:val="16"/>
                                  </w:rPr>
                                  <w:t>.</w:t>
                                </w:r>
                                <w:r w:rsidRPr="00FB4C04">
                                  <w:rPr>
                                    <w:sz w:val="16"/>
                                    <w:szCs w:val="16"/>
                                  </w:rPr>
                                  <w:t xml:space="preserve"> Grasp weigh boat just above the sample with forceps then press against</w:t>
                                </w:r>
                                <w:r>
                                  <w:rPr>
                                    <w:sz w:val="16"/>
                                    <w:szCs w:val="16"/>
                                  </w:rPr>
                                  <w:t xml:space="preserve"> the</w:t>
                                </w:r>
                                <w:r w:rsidRPr="00FB4C04">
                                  <w:rPr>
                                    <w:sz w:val="16"/>
                                    <w:szCs w:val="16"/>
                                  </w:rPr>
                                  <w:t xml:space="preserve"> table to fold</w:t>
                                </w:r>
                              </w:p>
                            </w:txbxContent>
                          </v:textbox>
                        </v:shape>
                      </v:group>
                      <v:group id="Group 70" o:spid="_x0000_s1070" style="position:absolute;top:190;width:58039;height:40881" coordorigin="-190" coordsize="58039,40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shape id="Picture 71" o:spid="_x0000_s1071" type="#_x0000_t75" alt="Image preview" style="position:absolute;left:735;width:11608;height:10972;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">
                          <v:imagedata r:id="rId49" o:title="Image preview" croptop="16244f" cropbottom="34728f" cropleft="24682f" cropright="29302f"/>
                        </v:shape>
                        <v:shape id="Picture 72" o:spid="_x0000_s1072" type="#_x0000_t75" style="position:absolute;left:30340;width:12192;height:10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">
                          <v:imagedata r:id="rId50" o:title="" croptop="23925f" cropbottom="23204f" cropleft="30385f" cropright="19812f"/>
                        </v:shape>
                        <v:shape id="Picture 73" o:spid="_x0000_s1073" type="#_x0000_t75" style="position:absolute;left:44583;width:11671;height:10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">
                          <v:imagedata r:id="rId51" o:title="" cropleft="6632f" cropright="6632f"/>
                        </v:shape>
                        <v:shape id="Picture 74" o:spid="_x0000_s1074" type="#_x0000_t75" style="position:absolute;left:190;top:15601;width:13754;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">
                          <v:imagedata r:id="rId52" o:title="" croptop="17598f" cropbottom="18373f" cropleft="18813f" cropright="18933f"/>
                        </v:shape>
                        <v:shape id="Picture 75" o:spid="_x0000_s1075" type="#_x0000_t75" style="position:absolute;left:15240;top:15601;width:12744;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">
                          <v:imagedata r:id="rId53" o:title="" croptop="15762f" cropbottom="14046f" cropleft="16809f" cropright="17596f"/>
                        </v:shape>
                        <v:shape id="Picture 76" o:spid="_x0000_s1076" type="#_x0000_t75" style="position:absolute;left:28854;top:15731;width:13538;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">
                          <v:imagedata r:id="rId54" o:title="" croptop="4907f" cropbottom="4907f" cropleft="5355f" cropright="8635f"/>
                        </v:shape>
                        <v:shape id="Picture 77" o:spid="_x0000_s1077" type="#_x0000_t75" alt="Image preview" style="position:absolute;left:-190;top:29908;width:14864;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">
                          <v:imagedata r:id="rId55" o:title="Image preview" croptop="29234f" cropbottom="24584f" cropleft="24261f" cropright="29371f"/>
                        </v:shape>
                        <v:shape id="Picture 78" o:spid="_x0000_s1078" type="#_x0000_t75" style="position:absolute;left:16097;top:29813;width:12573;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">
                          <v:imagedata r:id="rId56" o:title="" croptop="18410f" cropbottom="11781f" cropleft="15097f" cropright="20065f"/>
                        </v:shape>
                        <v:shape id="Picture 79" o:spid="_x0000_s1079" type="#_x0000_t75" style="position:absolute;left:29813;top:29718;width:14243;height:10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">
                          <v:imagedata r:id="rId57" o:title="" croptop="10923f" cropbottom="6721f" cropleft="5356f" cropright="13548f"/>
                        </v:shape>
                        <v:shape id="Picture 80" o:spid="_x0000_s1080" type="#_x0000_t75" alt="Image preview" style="position:absolute;left:45053;top:29622;width:12319;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">
                          <v:imagedata r:id="rId58" o:title="Image preview" croptop="25676f" cropbottom="27878f" cropleft="38881f" cropright="16568f"/>
                        </v:shape>
                        <v:shape id="Picture 81" o:spid="_x0000_s1081" type="#_x0000_t75" style="position:absolute;left:13944;width:13576;height:10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">
                          <v:imagedata r:id="rId59" o:title="" cropleft="2289f" cropright="2289f"/>
                        </v:shape>
                        <v:shape id="Picture 82" o:spid="_x0000_s1082" type="#_x0000_t75" style="position:absolute;left:43484;top:15697;width:14364;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">
                          <v:imagedata r:id="rId60" o:title="" croptop="22546f" cropbottom="17644f" cropleft="17329f" cropright="23316f"/>
                        </v:shape>
                      </v:group>
                    </v:group>
                  </v:group>
                </v:group>
                <w10:anchorlock/>
              </v:group>
            </w:pict>
          </mc:Fallback>
        </mc:AlternateContent>
      </w:r>
    </w:p>
    <w:p w14:paraId="2939E95D" w14:textId="75D74C4E" w:rsidR="00D11508" w:rsidRDefault="00D11508" w:rsidP="00C25AB2">
      <w:pPr>
        <w:pStyle w:val="NoSpacing"/>
        <w:rPr>
          <w:sz w:val="24"/>
          <w:szCs w:val="24"/>
        </w:rPr>
      </w:pPr>
    </w:p>
    <w:p w14:paraId="7EF08B60" w14:textId="77777777" w:rsidR="00C25AB2" w:rsidRDefault="00C25AB2" w:rsidP="00C25AB2">
      <w:pPr>
        <w:pStyle w:val="NoSpacing"/>
        <w:ind w:left="1440"/>
        <w:rPr>
          <w:sz w:val="24"/>
          <w:szCs w:val="24"/>
        </w:rPr>
      </w:pPr>
    </w:p>
    <w:p w14:paraId="0A2A0602" w14:textId="5F5F2BF1" w:rsidR="0035776F" w:rsidRDefault="0035776F" w:rsidP="0035776F">
      <w:pPr>
        <w:pStyle w:val="NoSpacing"/>
        <w:numPr>
          <w:ilvl w:val="0"/>
          <w:numId w:val="34"/>
        </w:numPr>
        <w:rPr>
          <w:moveTo w:id="453" w:author="Fisher, Jillian, J" w:date="2026-03-20T15:25:00Z" w16du:dateUtc="2026-03-20T19:25:00Z"/>
          <w:sz w:val="24"/>
          <w:szCs w:val="24"/>
        </w:rPr>
      </w:pPr>
      <w:ins w:id="454" w:author="Fisher, Jillian, J" w:date="2026-03-20T15:25:00Z" w16du:dateUtc="2026-03-20T19:25:00Z">
        <w:r>
          <w:rPr>
            <w:sz w:val="24"/>
            <w:szCs w:val="24"/>
          </w:rPr>
          <w:t>Return pellet to balance and h</w:t>
        </w:r>
      </w:ins>
      <w:moveToRangeStart w:id="455" w:author="Fisher, Jillian, J" w:date="2026-03-20T15:25:00Z" w:name="move224912722"/>
      <w:moveTo w:id="456" w:author="Fisher, Jillian, J" w:date="2026-03-20T15:25:00Z" w16du:dateUtc="2026-03-20T19:25:00Z">
        <w:del w:id="457" w:author="Fisher, Jillian, J" w:date="2026-03-20T15:25:00Z" w16du:dateUtc="2026-03-20T19:25:00Z">
          <w:r w:rsidDel="0035776F">
            <w:rPr>
              <w:sz w:val="24"/>
              <w:szCs w:val="24"/>
            </w:rPr>
            <w:delText>, h</w:delText>
          </w:r>
        </w:del>
        <w:r>
          <w:rPr>
            <w:sz w:val="24"/>
            <w:szCs w:val="24"/>
          </w:rPr>
          <w:t>it Select 1 or Select 2 (for right-handed and left-handed users, respectively) to read the weight.</w:t>
        </w:r>
      </w:moveTo>
    </w:p>
    <w:p w14:paraId="093528A9" w14:textId="77777777" w:rsidR="0035776F" w:rsidRDefault="0035776F" w:rsidP="0035776F">
      <w:pPr>
        <w:pStyle w:val="NoSpacing"/>
        <w:numPr>
          <w:ilvl w:val="1"/>
          <w:numId w:val="34"/>
        </w:numPr>
        <w:rPr>
          <w:moveTo w:id="458" w:author="Fisher, Jillian, J" w:date="2026-03-20T15:25:00Z" w16du:dateUtc="2026-03-20T19:25:00Z"/>
          <w:sz w:val="24"/>
          <w:szCs w:val="24"/>
        </w:rPr>
      </w:pPr>
      <w:moveTo w:id="459" w:author="Fisher, Jillian, J" w:date="2026-03-20T15:25:00Z" w16du:dateUtc="2026-03-20T19:25:00Z">
        <w:r>
          <w:rPr>
            <w:sz w:val="24"/>
            <w:szCs w:val="24"/>
          </w:rPr>
          <w:t xml:space="preserve">The Select 2 side currently opens fine but stutters and sometimes gets stuck when closing. The problem may be </w:t>
        </w:r>
        <w:proofErr w:type="gramStart"/>
        <w:r>
          <w:rPr>
            <w:sz w:val="24"/>
            <w:szCs w:val="24"/>
          </w:rPr>
          <w:t>in</w:t>
        </w:r>
        <w:proofErr w:type="gramEnd"/>
        <w:r>
          <w:rPr>
            <w:sz w:val="24"/>
            <w:szCs w:val="24"/>
          </w:rPr>
          <w:t xml:space="preserve"> the motor.</w:t>
        </w:r>
      </w:moveTo>
    </w:p>
    <w:p w14:paraId="2F399B03" w14:textId="302DD65E" w:rsidR="0035776F" w:rsidRDefault="0035776F" w:rsidP="0035776F">
      <w:pPr>
        <w:pStyle w:val="NoSpacing"/>
        <w:numPr>
          <w:ilvl w:val="0"/>
          <w:numId w:val="34"/>
        </w:numPr>
        <w:rPr>
          <w:moveTo w:id="460" w:author="Fisher, Jillian, J" w:date="2026-03-20T15:25:00Z" w16du:dateUtc="2026-03-20T19:25:00Z"/>
          <w:sz w:val="24"/>
          <w:szCs w:val="24"/>
        </w:rPr>
      </w:pPr>
      <w:moveToRangeStart w:id="461" w:author="Fisher, Jillian, J" w:date="2026-03-20T15:25:00Z" w:name="move224912759"/>
      <w:moveToRangeEnd w:id="455"/>
      <w:moveTo w:id="462" w:author="Fisher, Jillian, J" w:date="2026-03-20T15:25:00Z" w16du:dateUtc="2026-03-20T19:25:00Z">
        <w:r>
          <w:rPr>
            <w:sz w:val="24"/>
            <w:szCs w:val="24"/>
          </w:rPr>
          <w:t>Record under Sample (mg) on sheet (check for bubble to indicate the reading is stable).</w:t>
        </w:r>
      </w:moveTo>
      <w:ins w:id="463" w:author="Fisher, Jillian, J" w:date="2026-03-20T15:26:00Z" w16du:dateUtc="2026-03-20T19:26:00Z">
        <w:r>
          <w:rPr>
            <w:sz w:val="24"/>
            <w:szCs w:val="24"/>
          </w:rPr>
          <w:t xml:space="preserve"> Double check that the vial label and the sample name match.</w:t>
        </w:r>
      </w:ins>
    </w:p>
    <w:moveToRangeEnd w:id="461"/>
    <w:p w14:paraId="19EC3EA8" w14:textId="77777777" w:rsidR="0035776F" w:rsidRDefault="0035776F">
      <w:pPr>
        <w:pStyle w:val="NoSpacing"/>
        <w:rPr>
          <w:ins w:id="464" w:author="Fisher, Jillian, J" w:date="2026-03-20T15:25:00Z" w16du:dateUtc="2026-03-20T19:25:00Z"/>
          <w:sz w:val="24"/>
          <w:szCs w:val="24"/>
        </w:rPr>
        <w:pPrChange w:id="465" w:author="Fisher, Jillian, J" w:date="2026-03-20T15:25:00Z" w16du:dateUtc="2026-03-20T19:25:00Z">
          <w:pPr>
            <w:pStyle w:val="NoSpacing"/>
            <w:numPr>
              <w:numId w:val="34"/>
            </w:numPr>
            <w:ind w:left="720" w:hanging="360"/>
          </w:pPr>
        </w:pPrChange>
      </w:pPr>
    </w:p>
    <w:p w14:paraId="634FAC03" w14:textId="40B925CF" w:rsidR="00D11508" w:rsidRDefault="00D11508" w:rsidP="00D11508">
      <w:pPr>
        <w:pStyle w:val="NoSpacing"/>
        <w:numPr>
          <w:ilvl w:val="0"/>
          <w:numId w:val="34"/>
        </w:numPr>
        <w:rPr>
          <w:sz w:val="24"/>
          <w:szCs w:val="24"/>
        </w:rPr>
      </w:pPr>
      <w:r>
        <w:rPr>
          <w:sz w:val="24"/>
          <w:szCs w:val="24"/>
        </w:rPr>
        <w:t>Place pellet in correct well.</w:t>
      </w:r>
    </w:p>
    <w:p w14:paraId="0286DB24" w14:textId="369B46BB" w:rsidR="00D11508" w:rsidRDefault="00D11508" w:rsidP="00D11508">
      <w:pPr>
        <w:pStyle w:val="NoSpacing"/>
        <w:numPr>
          <w:ilvl w:val="1"/>
          <w:numId w:val="34"/>
        </w:numPr>
        <w:rPr>
          <w:sz w:val="24"/>
          <w:szCs w:val="24"/>
        </w:rPr>
      </w:pPr>
      <w:r>
        <w:rPr>
          <w:sz w:val="24"/>
          <w:szCs w:val="24"/>
        </w:rPr>
        <w:t>The pellet needs to be small enough to lay flat on the bottom of the well without getting stuck on the sides.</w:t>
      </w:r>
    </w:p>
    <w:p w14:paraId="0A91A4B6" w14:textId="7EF20D90" w:rsidR="00D11508" w:rsidRDefault="00D11508" w:rsidP="00D11508">
      <w:pPr>
        <w:pStyle w:val="NoSpacing"/>
        <w:ind w:left="1440"/>
        <w:rPr>
          <w:sz w:val="24"/>
          <w:szCs w:val="24"/>
        </w:rPr>
      </w:pPr>
      <w:r>
        <w:rPr>
          <w:noProof/>
        </w:rPr>
        <w:lastRenderedPageBreak/>
        <w:drawing>
          <wp:inline distT="0" distB="0" distL="0" distR="0" wp14:anchorId="553F513E" wp14:editId="6C57FEB7">
            <wp:extent cx="1874308" cy="153352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3877" t="19680" r="33784" b="34084"/>
                    <a:stretch/>
                  </pic:blipFill>
                  <pic:spPr bwMode="auto">
                    <a:xfrm>
                      <a:off x="0" y="0"/>
                      <a:ext cx="1880127" cy="1538286"/>
                    </a:xfrm>
                    <a:prstGeom prst="rect">
                      <a:avLst/>
                    </a:prstGeom>
                    <a:noFill/>
                    <a:ln>
                      <a:noFill/>
                    </a:ln>
                    <a:extLst>
                      <a:ext uri="{53640926-AAD7-44D8-BBD7-CCE9431645EC}">
                        <a14:shadowObscured xmlns:a14="http://schemas.microsoft.com/office/drawing/2010/main"/>
                      </a:ext>
                    </a:extLst>
                  </pic:spPr>
                </pic:pic>
              </a:graphicData>
            </a:graphic>
          </wp:inline>
        </w:drawing>
      </w:r>
    </w:p>
    <w:p w14:paraId="4AA71C2A" w14:textId="77777777" w:rsidR="00C25AB2" w:rsidRDefault="00C25AB2" w:rsidP="00D11508">
      <w:pPr>
        <w:pStyle w:val="NoSpacing"/>
        <w:ind w:left="1440"/>
        <w:rPr>
          <w:sz w:val="24"/>
          <w:szCs w:val="24"/>
        </w:rPr>
      </w:pPr>
    </w:p>
    <w:p w14:paraId="1068892D" w14:textId="00A35C0B" w:rsidR="00D11508" w:rsidRDefault="00D11508" w:rsidP="00D11508">
      <w:pPr>
        <w:pStyle w:val="NoSpacing"/>
        <w:numPr>
          <w:ilvl w:val="0"/>
          <w:numId w:val="34"/>
        </w:numPr>
        <w:rPr>
          <w:sz w:val="24"/>
          <w:szCs w:val="24"/>
        </w:rPr>
      </w:pPr>
      <w:r>
        <w:rPr>
          <w:sz w:val="24"/>
          <w:szCs w:val="24"/>
        </w:rPr>
        <w:t>Place sample bottle face down in box space.</w:t>
      </w:r>
    </w:p>
    <w:p w14:paraId="6CC94467" w14:textId="77777777" w:rsidR="00C25AB2" w:rsidRDefault="00C25AB2" w:rsidP="00C25AB2">
      <w:pPr>
        <w:pStyle w:val="NoSpacing"/>
        <w:ind w:left="720"/>
        <w:rPr>
          <w:sz w:val="24"/>
          <w:szCs w:val="24"/>
        </w:rPr>
      </w:pPr>
    </w:p>
    <w:p w14:paraId="1A3E2F63" w14:textId="28A86D97" w:rsidR="00C25AB2" w:rsidRPr="00C25AB2" w:rsidRDefault="00D11508" w:rsidP="00C25AB2">
      <w:pPr>
        <w:pStyle w:val="NoSpacing"/>
        <w:numPr>
          <w:ilvl w:val="0"/>
          <w:numId w:val="34"/>
        </w:numPr>
        <w:rPr>
          <w:sz w:val="24"/>
          <w:szCs w:val="24"/>
        </w:rPr>
      </w:pPr>
      <w:r>
        <w:rPr>
          <w:sz w:val="24"/>
          <w:szCs w:val="24"/>
        </w:rPr>
        <w:t xml:space="preserve">Sterilize </w:t>
      </w:r>
      <w:del w:id="466" w:author="Fisher, Jillian, J" w:date="2026-02-20T10:17:00Z" w16du:dateUtc="2026-02-20T15:17:00Z">
        <w:r w:rsidDel="00670119">
          <w:rPr>
            <w:sz w:val="24"/>
            <w:szCs w:val="24"/>
          </w:rPr>
          <w:delText>spoon and forceps</w:delText>
        </w:r>
      </w:del>
      <w:ins w:id="467" w:author="Fisher, Jillian, J" w:date="2026-02-20T10:17:00Z" w16du:dateUtc="2026-02-20T15:17:00Z">
        <w:r w:rsidR="00670119">
          <w:rPr>
            <w:sz w:val="24"/>
            <w:szCs w:val="24"/>
          </w:rPr>
          <w:t>all tools and workspace</w:t>
        </w:r>
      </w:ins>
      <w:r>
        <w:rPr>
          <w:sz w:val="24"/>
          <w:szCs w:val="24"/>
        </w:rPr>
        <w:t xml:space="preserve"> between every sample.</w:t>
      </w:r>
    </w:p>
    <w:p w14:paraId="7C65BD91" w14:textId="77777777" w:rsidR="00C25AB2" w:rsidRDefault="00C25AB2" w:rsidP="00C25AB2">
      <w:pPr>
        <w:pStyle w:val="NoSpacing"/>
        <w:ind w:left="720"/>
        <w:rPr>
          <w:sz w:val="24"/>
          <w:szCs w:val="24"/>
        </w:rPr>
      </w:pPr>
    </w:p>
    <w:p w14:paraId="6ABE1FE9" w14:textId="525F3DB4" w:rsidR="00C25AB2" w:rsidRPr="00C25AB2" w:rsidRDefault="00D11508" w:rsidP="00C25AB2">
      <w:pPr>
        <w:pStyle w:val="NoSpacing"/>
        <w:numPr>
          <w:ilvl w:val="0"/>
          <w:numId w:val="34"/>
        </w:numPr>
        <w:rPr>
          <w:sz w:val="24"/>
          <w:szCs w:val="24"/>
        </w:rPr>
      </w:pPr>
      <w:r w:rsidRPr="006E3326">
        <w:rPr>
          <w:sz w:val="24"/>
          <w:szCs w:val="24"/>
        </w:rPr>
        <w:t>After the very last run, clean out balance trays (dump plant material and wipe with ethanol)</w:t>
      </w:r>
    </w:p>
    <w:p w14:paraId="6FC7A1D5" w14:textId="77777777" w:rsidR="00C25AB2" w:rsidRDefault="00C25AB2" w:rsidP="00C25AB2">
      <w:pPr>
        <w:pStyle w:val="NoSpacing"/>
        <w:ind w:left="720"/>
        <w:rPr>
          <w:sz w:val="24"/>
          <w:szCs w:val="24"/>
        </w:rPr>
      </w:pPr>
    </w:p>
    <w:p w14:paraId="1930CECA" w14:textId="53A804A9" w:rsidR="00D11508" w:rsidRPr="00C25AB2" w:rsidRDefault="00D11508" w:rsidP="00C25AB2">
      <w:pPr>
        <w:pStyle w:val="NoSpacing"/>
        <w:numPr>
          <w:ilvl w:val="0"/>
          <w:numId w:val="34"/>
        </w:numPr>
        <w:rPr>
          <w:sz w:val="24"/>
          <w:szCs w:val="24"/>
        </w:rPr>
      </w:pPr>
      <w:r w:rsidRPr="00C25AB2">
        <w:rPr>
          <w:sz w:val="24"/>
          <w:szCs w:val="24"/>
        </w:rPr>
        <w:t>Turn the balance off by lifting the bar up.</w:t>
      </w:r>
    </w:p>
    <w:p w14:paraId="0079DE7C" w14:textId="0E9B38BE" w:rsidR="00D11508" w:rsidRPr="00867838" w:rsidRDefault="00D11508" w:rsidP="00D11508">
      <w:pPr>
        <w:pStyle w:val="NoSpacing"/>
        <w:rPr>
          <w:sz w:val="24"/>
          <w:szCs w:val="24"/>
        </w:rPr>
      </w:pPr>
    </w:p>
    <w:p w14:paraId="5E58F4A1" w14:textId="143CE778" w:rsidR="00D11508" w:rsidRPr="00867838" w:rsidRDefault="00D11508" w:rsidP="00D11508">
      <w:pPr>
        <w:jc w:val="center"/>
        <w:rPr>
          <w:u w:val="single"/>
        </w:rPr>
      </w:pPr>
      <w:r w:rsidRPr="00867838">
        <w:rPr>
          <w:u w:val="single"/>
        </w:rPr>
        <w:t>Tips</w:t>
      </w:r>
    </w:p>
    <w:p w14:paraId="15ADA1D1" w14:textId="19FF1191" w:rsidR="00D11508" w:rsidRDefault="00D11508" w:rsidP="00D11508">
      <w:pPr>
        <w:pStyle w:val="NoSpacing"/>
        <w:ind w:left="360"/>
        <w:rPr>
          <w:sz w:val="24"/>
          <w:szCs w:val="24"/>
        </w:rPr>
      </w:pPr>
      <w:r>
        <w:rPr>
          <w:sz w:val="24"/>
          <w:szCs w:val="24"/>
        </w:rPr>
        <w:t xml:space="preserve">**If not enough sample to reach 12-13mg, skip sample but note on a separate </w:t>
      </w:r>
      <w:commentRangeStart w:id="468"/>
      <w:r>
        <w:rPr>
          <w:sz w:val="24"/>
          <w:szCs w:val="24"/>
        </w:rPr>
        <w:t>list</w:t>
      </w:r>
      <w:commentRangeEnd w:id="468"/>
      <w:r w:rsidR="00670119">
        <w:rPr>
          <w:rStyle w:val="CommentReference"/>
        </w:rPr>
        <w:commentReference w:id="468"/>
      </w:r>
    </w:p>
    <w:p w14:paraId="628989EC" w14:textId="77777777" w:rsidR="00C25AB2" w:rsidRDefault="00C25AB2" w:rsidP="00D11508">
      <w:pPr>
        <w:pStyle w:val="NoSpacing"/>
        <w:ind w:left="360"/>
        <w:rPr>
          <w:sz w:val="24"/>
          <w:szCs w:val="24"/>
        </w:rPr>
      </w:pPr>
    </w:p>
    <w:p w14:paraId="412583AD" w14:textId="5008CF0B" w:rsidR="00D11508" w:rsidRPr="006E3326" w:rsidRDefault="00D11508" w:rsidP="00D11508">
      <w:pPr>
        <w:pStyle w:val="NoSpacing"/>
        <w:ind w:left="360"/>
        <w:rPr>
          <w:sz w:val="24"/>
          <w:szCs w:val="24"/>
        </w:rPr>
      </w:pPr>
      <w:r w:rsidRPr="00C11D76">
        <w:rPr>
          <w:sz w:val="24"/>
          <w:szCs w:val="24"/>
        </w:rPr>
        <w:t>**</w:t>
      </w:r>
      <w:r w:rsidRPr="006E3326">
        <w:rPr>
          <w:sz w:val="24"/>
          <w:szCs w:val="24"/>
        </w:rPr>
        <w:t>Leave spaces for the blanks and standards in the tray</w:t>
      </w:r>
      <w:r>
        <w:rPr>
          <w:sz w:val="24"/>
          <w:szCs w:val="24"/>
        </w:rPr>
        <w:t>, following the order in the datasheet</w:t>
      </w:r>
    </w:p>
    <w:p w14:paraId="573958E4" w14:textId="5A70328A" w:rsidR="00D11508" w:rsidRDefault="00D11508" w:rsidP="00D11508"/>
    <w:p w14:paraId="4BA00BA8" w14:textId="77777777" w:rsidR="00C25AB2" w:rsidRDefault="00C25AB2" w:rsidP="00D11508"/>
    <w:p w14:paraId="7B5E03CF" w14:textId="77777777" w:rsidR="00C25AB2" w:rsidRDefault="00C25AB2" w:rsidP="00D11508"/>
    <w:p w14:paraId="11A81C3D" w14:textId="77777777" w:rsidR="00C25AB2" w:rsidRDefault="00C25AB2" w:rsidP="00D11508"/>
    <w:p w14:paraId="4E1402E3" w14:textId="7F88ACA6" w:rsidR="00D11508" w:rsidRDefault="00D11508" w:rsidP="00D11508">
      <w:r>
        <w:rPr>
          <w:noProof/>
        </w:rPr>
        <mc:AlternateContent>
          <mc:Choice Requires="wpg">
            <w:drawing>
              <wp:anchor distT="0" distB="0" distL="114300" distR="114300" simplePos="0" relativeHeight="251707392" behindDoc="0" locked="0" layoutInCell="1" allowOverlap="1" wp14:anchorId="57CDB0C9" wp14:editId="19247853">
                <wp:simplePos x="0" y="0"/>
                <wp:positionH relativeFrom="column">
                  <wp:posOffset>866775</wp:posOffset>
                </wp:positionH>
                <wp:positionV relativeFrom="paragraph">
                  <wp:posOffset>326390</wp:posOffset>
                </wp:positionV>
                <wp:extent cx="4314825" cy="2978785"/>
                <wp:effectExtent l="0" t="0" r="9525" b="0"/>
                <wp:wrapTopAndBottom/>
                <wp:docPr id="83" name="Group 83"/>
                <wp:cNvGraphicFramePr/>
                <a:graphic xmlns:a="http://schemas.openxmlformats.org/drawingml/2006/main">
                  <a:graphicData uri="http://schemas.microsoft.com/office/word/2010/wordprocessingGroup">
                    <wpg:wgp>
                      <wpg:cNvGrpSpPr/>
                      <wpg:grpSpPr>
                        <a:xfrm>
                          <a:off x="0" y="0"/>
                          <a:ext cx="4314825" cy="2978785"/>
                          <a:chOff x="0" y="0"/>
                          <a:chExt cx="4314825" cy="2978785"/>
                        </a:xfrm>
                      </wpg:grpSpPr>
                      <pic:pic xmlns:pic="http://schemas.openxmlformats.org/drawingml/2006/picture">
                        <pic:nvPicPr>
                          <pic:cNvPr id="84" name="Picture 84"/>
                          <pic:cNvPicPr>
                            <a:picLocks noChangeAspect="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342900" y="0"/>
                            <a:ext cx="3971925" cy="2978785"/>
                          </a:xfrm>
                          <a:prstGeom prst="rect">
                            <a:avLst/>
                          </a:prstGeom>
                          <a:noFill/>
                          <a:ln>
                            <a:noFill/>
                          </a:ln>
                        </pic:spPr>
                      </pic:pic>
                      <wps:wsp>
                        <wps:cNvPr id="85" name="Straight Arrow Connector 85"/>
                        <wps:cNvCnPr/>
                        <wps:spPr>
                          <a:xfrm flipV="1">
                            <a:off x="190500" y="1552575"/>
                            <a:ext cx="514350" cy="1143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6" name="Straight Arrow Connector 86"/>
                        <wps:cNvCnPr/>
                        <wps:spPr>
                          <a:xfrm flipV="1">
                            <a:off x="1609725" y="2219325"/>
                            <a:ext cx="381000" cy="6000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7" name="Text Box 87"/>
                        <wps:cNvSpPr txBox="1"/>
                        <wps:spPr>
                          <a:xfrm>
                            <a:off x="0" y="1552575"/>
                            <a:ext cx="200025" cy="238125"/>
                          </a:xfrm>
                          <a:prstGeom prst="rect">
                            <a:avLst/>
                          </a:prstGeom>
                          <a:noFill/>
                          <a:ln w="6350">
                            <a:noFill/>
                          </a:ln>
                        </wps:spPr>
                        <wps:txbx>
                          <w:txbxContent>
                            <w:p w14:paraId="28FDFB86" w14:textId="77777777" w:rsidR="00D11508" w:rsidRPr="006A0AEF" w:rsidRDefault="00D11508" w:rsidP="00D11508">
                              <w:pPr>
                                <w:rPr>
                                  <w:color w:val="FF0000"/>
                                </w:rPr>
                              </w:pPr>
                              <w:r w:rsidRPr="006A0AEF">
                                <w:rPr>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 name="Text Box 88"/>
                        <wps:cNvSpPr txBox="1"/>
                        <wps:spPr>
                          <a:xfrm>
                            <a:off x="1457325" y="2533650"/>
                            <a:ext cx="228600" cy="247650"/>
                          </a:xfrm>
                          <a:prstGeom prst="rect">
                            <a:avLst/>
                          </a:prstGeom>
                          <a:noFill/>
                          <a:ln w="6350">
                            <a:noFill/>
                          </a:ln>
                        </wps:spPr>
                        <wps:txbx>
                          <w:txbxContent>
                            <w:p w14:paraId="4DDFA31D" w14:textId="77777777" w:rsidR="00D11508" w:rsidRPr="006A0AEF" w:rsidRDefault="00D11508" w:rsidP="00D11508">
                              <w:pPr>
                                <w:rPr>
                                  <w:color w:val="FF0000"/>
                                </w:rPr>
                              </w:pPr>
                              <w:r w:rsidRPr="006A0AEF">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7CDB0C9" id="Group 83" o:spid="_x0000_s1083" style="position:absolute;margin-left:68.25pt;margin-top:25.7pt;width:339.75pt;height:234.55pt;z-index:251707392;mso-position-horizontal-relative:text;mso-position-vertical-relative:text" coordsize="43148,297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">
                <v:shape id="Picture 84" o:spid="_x0000_s1084" type="#_x0000_t75" style="position:absolute;left:3429;width:39719;height:29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">
                  <v:imagedata r:id="rId63" o:title=""/>
                </v:shape>
                <v:shape id="Straight Arrow Connector 85" o:spid="_x0000_s1085" type="#_x0000_t32" style="position:absolute;left:1905;top:15525;width:5143;height:11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" strokecolor="red" strokeweight=".5pt">
                  <v:stroke endarrow="block" joinstyle="miter"/>
                </v:shape>
                <v:shape id="Straight Arrow Connector 86" o:spid="_x0000_s1086" type="#_x0000_t32" style="position:absolute;left:16097;top:22193;width:3810;height:60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" strokecolor="red" strokeweight=".5pt">
                  <v:stroke endarrow="block" joinstyle="miter"/>
                </v:shape>
                <v:shape id="Text Box 87" o:spid="_x0000_s1087" type="#_x0000_t202" style="position:absolute;top:15525;width:2000;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" filled="f" stroked="f" strokeweight=".5pt">
                  <v:textbox>
                    <w:txbxContent>
                      <w:p w14:paraId="28FDFB86" w14:textId="77777777" w:rsidR="00D11508" w:rsidRPr="006A0AEF" w:rsidRDefault="00D11508" w:rsidP="00D11508">
                        <w:pPr>
                          <w:rPr>
                            <w:color w:val="FF0000"/>
                          </w:rPr>
                        </w:pPr>
                        <w:r w:rsidRPr="006A0AEF">
                          <w:rPr>
                            <w:color w:val="FF0000"/>
                          </w:rPr>
                          <w:t>1</w:t>
                        </w:r>
                      </w:p>
                    </w:txbxContent>
                  </v:textbox>
                </v:shape>
                <v:shape id="Text Box 88" o:spid="_x0000_s1088" type="#_x0000_t202" style="position:absolute;left:14573;top:25336;width:2286;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" filled="f" stroked="f" strokeweight=".5pt">
                  <v:textbox>
                    <w:txbxContent>
                      <w:p w14:paraId="4DDFA31D" w14:textId="77777777" w:rsidR="00D11508" w:rsidRPr="006A0AEF" w:rsidRDefault="00D11508" w:rsidP="00D11508">
                        <w:pPr>
                          <w:rPr>
                            <w:color w:val="FF0000"/>
                          </w:rPr>
                        </w:pPr>
                        <w:r w:rsidRPr="006A0AEF">
                          <w:rPr>
                            <w:color w:val="FF0000"/>
                          </w:rPr>
                          <w:t>2</w:t>
                        </w:r>
                      </w:p>
                    </w:txbxContent>
                  </v:textbox>
                </v:shape>
                <w10:wrap type="topAndBottom"/>
              </v:group>
            </w:pict>
          </mc:Fallback>
        </mc:AlternateContent>
      </w:r>
      <w:r>
        <w:t>To Calibrate the microbalance:</w:t>
      </w:r>
    </w:p>
    <w:p w14:paraId="70BF930E" w14:textId="4830DEA5" w:rsidR="00D11508" w:rsidRDefault="00D11508" w:rsidP="00D11508"/>
    <w:p w14:paraId="00798311" w14:textId="3E53D3EC" w:rsidR="00D11508" w:rsidRDefault="00D11508" w:rsidP="00D11508">
      <w:pPr>
        <w:pStyle w:val="ListParagraph"/>
        <w:numPr>
          <w:ilvl w:val="0"/>
          <w:numId w:val="35"/>
        </w:numPr>
      </w:pPr>
      <w:r>
        <w:lastRenderedPageBreak/>
        <w:t>Hit CONFIG button</w:t>
      </w:r>
    </w:p>
    <w:p w14:paraId="47027613" w14:textId="77777777" w:rsidR="00C25AB2" w:rsidRDefault="00C25AB2" w:rsidP="00C25AB2">
      <w:pPr>
        <w:pStyle w:val="ListParagraph"/>
      </w:pPr>
    </w:p>
    <w:p w14:paraId="50A5C3C5" w14:textId="591ADF6F" w:rsidR="00D11508" w:rsidRDefault="00D11508" w:rsidP="00D11508">
      <w:pPr>
        <w:pStyle w:val="ListParagraph"/>
        <w:numPr>
          <w:ilvl w:val="0"/>
          <w:numId w:val="35"/>
        </w:numPr>
      </w:pPr>
      <w:r>
        <w:t xml:space="preserve">When the screen reads CAL INT, hit </w:t>
      </w:r>
      <w:proofErr w:type="spellStart"/>
      <w:r>
        <w:t>ReZero</w:t>
      </w:r>
      <w:proofErr w:type="spellEnd"/>
    </w:p>
    <w:p w14:paraId="2AF19E1B" w14:textId="77777777" w:rsidR="00C25AB2" w:rsidRDefault="00C25AB2" w:rsidP="00C25AB2">
      <w:pPr>
        <w:pStyle w:val="ListParagraph"/>
      </w:pPr>
    </w:p>
    <w:p w14:paraId="025436EF" w14:textId="194298EE" w:rsidR="00D11508" w:rsidRDefault="00D11508" w:rsidP="00D11508">
      <w:pPr>
        <w:pStyle w:val="ListParagraph"/>
        <w:numPr>
          <w:ilvl w:val="0"/>
          <w:numId w:val="35"/>
        </w:numPr>
      </w:pPr>
      <w:r>
        <w:t>The calibration will occur automatically. Do not touch the scale until it is done.</w:t>
      </w:r>
    </w:p>
    <w:p w14:paraId="593165F8" w14:textId="77777777" w:rsidR="00C25AB2" w:rsidRDefault="00C25AB2" w:rsidP="00C25AB2">
      <w:pPr>
        <w:pStyle w:val="ListParagraph"/>
      </w:pPr>
    </w:p>
    <w:p w14:paraId="73CC3002" w14:textId="31F32DD1" w:rsidR="00D11508" w:rsidRDefault="00D11508" w:rsidP="00D11508">
      <w:pPr>
        <w:pStyle w:val="ListParagraph"/>
        <w:numPr>
          <w:ilvl w:val="0"/>
          <w:numId w:val="35"/>
        </w:numPr>
      </w:pPr>
      <w:r>
        <w:t xml:space="preserve">Calibrate before starting any tinning and do so periodically if </w:t>
      </w:r>
      <w:proofErr w:type="gramStart"/>
      <w:r>
        <w:t>you will be</w:t>
      </w:r>
      <w:proofErr w:type="gramEnd"/>
      <w:r>
        <w:t xml:space="preserve"> tinning many samples over several days.</w:t>
      </w:r>
    </w:p>
    <w:p w14:paraId="574BDEEA" w14:textId="77777777" w:rsidR="00C25AB2" w:rsidRDefault="00C25AB2" w:rsidP="00C25AB2">
      <w:pPr>
        <w:pStyle w:val="ListParagraph"/>
      </w:pPr>
      <w:bookmarkStart w:id="469" w:name="_Hlk127285582"/>
    </w:p>
    <w:p w14:paraId="70DCD5C6" w14:textId="72D10223" w:rsidR="00D11508" w:rsidRDefault="00D11508" w:rsidP="00D11508">
      <w:pPr>
        <w:pStyle w:val="ListParagraph"/>
        <w:numPr>
          <w:ilvl w:val="0"/>
          <w:numId w:val="35"/>
        </w:numPr>
      </w:pPr>
      <w:r>
        <w:t>Sometimes the balance will beep and AUTOCALIN will appear on the screen. Calibrating will remove this message; however, it may disappear on its own.</w:t>
      </w:r>
    </w:p>
    <w:p w14:paraId="5A1A2444" w14:textId="4C97F6F9" w:rsidR="00B7351A" w:rsidDel="00C811DA" w:rsidRDefault="00B7351A" w:rsidP="00B7351A">
      <w:pPr>
        <w:rPr>
          <w:del w:id="470" w:author="Walsh, Vanessa" w:date="2026-02-18T15:37:00Z" w16du:dateUtc="2026-02-18T20:37:00Z"/>
        </w:rPr>
      </w:pPr>
    </w:p>
    <w:p w14:paraId="7CEA84FF" w14:textId="1B7EBC5B" w:rsidR="00B7351A" w:rsidDel="00C811DA" w:rsidRDefault="00B7351A" w:rsidP="00B7351A">
      <w:pPr>
        <w:rPr>
          <w:del w:id="471" w:author="Walsh, Vanessa" w:date="2026-02-18T15:37:00Z" w16du:dateUtc="2026-02-18T20:37:00Z"/>
        </w:rPr>
      </w:pPr>
    </w:p>
    <w:p w14:paraId="680C9C9D" w14:textId="506BB92B" w:rsidR="00B7351A" w:rsidDel="00C811DA" w:rsidRDefault="00B7351A" w:rsidP="00B7351A">
      <w:pPr>
        <w:rPr>
          <w:del w:id="472" w:author="Walsh, Vanessa" w:date="2026-02-18T15:37:00Z" w16du:dateUtc="2026-02-18T20:37:00Z"/>
        </w:rPr>
      </w:pPr>
    </w:p>
    <w:p w14:paraId="4FAB87BA" w14:textId="1B7D4F5F" w:rsidR="00B7351A" w:rsidDel="00C811DA" w:rsidRDefault="00B7351A" w:rsidP="00B7351A">
      <w:pPr>
        <w:rPr>
          <w:del w:id="473" w:author="Walsh, Vanessa" w:date="2026-02-18T15:37:00Z" w16du:dateUtc="2026-02-18T20:37:00Z"/>
        </w:rPr>
      </w:pPr>
    </w:p>
    <w:p w14:paraId="315AADC7" w14:textId="77777777" w:rsidR="00B7351A" w:rsidRDefault="00B7351A" w:rsidP="00D20A60"/>
    <w:p w14:paraId="3B62A499" w14:textId="77777777" w:rsidR="00C25AB2" w:rsidRDefault="00C25AB2">
      <w:pPr>
        <w:rPr>
          <w:rFonts w:eastAsiaTheme="majorEastAsia" w:cstheme="majorBidi"/>
          <w:b/>
          <w:color w:val="000000" w:themeColor="text1"/>
          <w:sz w:val="28"/>
          <w:szCs w:val="32"/>
        </w:rPr>
      </w:pPr>
      <w:bookmarkStart w:id="474" w:name="_Data_Sheets_and"/>
      <w:bookmarkStart w:id="475" w:name="_Data_Sheets,_Checklists"/>
      <w:bookmarkEnd w:id="469"/>
      <w:bookmarkEnd w:id="474"/>
      <w:bookmarkEnd w:id="475"/>
      <w:r>
        <w:br w:type="page"/>
      </w:r>
    </w:p>
    <w:p w14:paraId="071E2091" w14:textId="44278694" w:rsidR="00472FD2" w:rsidRDefault="003B6777" w:rsidP="00E269DA">
      <w:pPr>
        <w:pStyle w:val="Heading1"/>
      </w:pPr>
      <w:bookmarkStart w:id="476" w:name="_Toc222470321"/>
      <w:r>
        <w:lastRenderedPageBreak/>
        <w:t>Data Sheets</w:t>
      </w:r>
      <w:r w:rsidR="00F574B0">
        <w:t>, Checklists and Labels</w:t>
      </w:r>
      <w:bookmarkEnd w:id="476"/>
    </w:p>
    <w:p w14:paraId="6046EE3D" w14:textId="3E8785BF" w:rsidR="000E426B" w:rsidRDefault="000E426B" w:rsidP="003B6777">
      <w:pPr>
        <w:pStyle w:val="NoSpacing"/>
        <w:rPr>
          <w:ins w:id="477" w:author="Walsh, Vanessa" w:date="2026-02-18T15:38:00Z" w16du:dateUtc="2026-02-18T20:38:00Z"/>
          <w:bCs/>
          <w:sz w:val="24"/>
          <w:szCs w:val="24"/>
        </w:rPr>
      </w:pPr>
    </w:p>
    <w:p w14:paraId="16708985" w14:textId="5217B078" w:rsidR="00C811DA" w:rsidRDefault="00C811DA" w:rsidP="003B6777">
      <w:pPr>
        <w:pStyle w:val="NoSpacing"/>
        <w:rPr>
          <w:ins w:id="478" w:author="Walsh, Vanessa" w:date="2026-02-18T15:40:00Z" w16du:dateUtc="2026-02-18T20:40:00Z"/>
          <w:bCs/>
          <w:sz w:val="24"/>
          <w:szCs w:val="24"/>
        </w:rPr>
      </w:pPr>
      <w:ins w:id="479" w:author="Walsh, Vanessa" w:date="2026-02-18T15:38:00Z" w16du:dateUtc="2026-02-18T20:38:00Z">
        <w:r>
          <w:rPr>
            <w:bCs/>
            <w:sz w:val="24"/>
            <w:szCs w:val="24"/>
          </w:rPr>
          <w:t>All information needed for Root Techs should be</w:t>
        </w:r>
      </w:ins>
      <w:ins w:id="480" w:author="Walsh, Vanessa" w:date="2026-02-18T15:39:00Z" w16du:dateUtc="2026-02-18T20:39:00Z">
        <w:r>
          <w:rPr>
            <w:bCs/>
            <w:sz w:val="24"/>
            <w:szCs w:val="24"/>
          </w:rPr>
          <w:t xml:space="preserve"> consolidated</w:t>
        </w:r>
      </w:ins>
      <w:ins w:id="481" w:author="Walsh, Vanessa" w:date="2026-02-18T15:38:00Z" w16du:dateUtc="2026-02-18T20:38:00Z">
        <w:r>
          <w:rPr>
            <w:bCs/>
            <w:sz w:val="24"/>
            <w:szCs w:val="24"/>
          </w:rPr>
          <w:t xml:space="preserve"> in the Root Tech Folder. </w:t>
        </w:r>
      </w:ins>
      <w:ins w:id="482" w:author="Walsh, Vanessa" w:date="2026-02-18T15:39:00Z" w16du:dateUtc="2026-02-18T20:39:00Z">
        <w:r>
          <w:rPr>
            <w:bCs/>
            <w:sz w:val="24"/>
            <w:szCs w:val="24"/>
          </w:rPr>
          <w:t xml:space="preserve">Please add links or information to this folder </w:t>
        </w:r>
      </w:ins>
      <w:ins w:id="483" w:author="Walsh, Vanessa" w:date="2026-02-18T15:40:00Z" w16du:dateUtc="2026-02-18T20:40:00Z">
        <w:r>
          <w:rPr>
            <w:bCs/>
            <w:sz w:val="24"/>
            <w:szCs w:val="24"/>
          </w:rPr>
          <w:t xml:space="preserve">to make it as helpful of a </w:t>
        </w:r>
        <w:proofErr w:type="gramStart"/>
        <w:r>
          <w:rPr>
            <w:bCs/>
            <w:sz w:val="24"/>
            <w:szCs w:val="24"/>
          </w:rPr>
          <w:t>resources</w:t>
        </w:r>
        <w:proofErr w:type="gramEnd"/>
        <w:r>
          <w:rPr>
            <w:bCs/>
            <w:sz w:val="24"/>
            <w:szCs w:val="24"/>
          </w:rPr>
          <w:t xml:space="preserve"> as possible. </w:t>
        </w:r>
      </w:ins>
    </w:p>
    <w:p w14:paraId="7854BC69" w14:textId="77777777" w:rsidR="00C811DA" w:rsidRDefault="00C811DA" w:rsidP="003B6777">
      <w:pPr>
        <w:pStyle w:val="NoSpacing"/>
        <w:rPr>
          <w:ins w:id="484" w:author="Walsh, Vanessa" w:date="2026-02-18T15:40:00Z" w16du:dateUtc="2026-02-18T20:40:00Z"/>
          <w:bCs/>
          <w:sz w:val="24"/>
          <w:szCs w:val="24"/>
        </w:rPr>
      </w:pPr>
    </w:p>
    <w:p w14:paraId="5B448532" w14:textId="23907107" w:rsidR="00C811DA" w:rsidRDefault="00FE096B" w:rsidP="003B6777">
      <w:pPr>
        <w:pStyle w:val="NoSpacing"/>
        <w:rPr>
          <w:ins w:id="485" w:author="Walsh, Vanessa" w:date="2026-02-18T15:39:00Z" w16du:dateUtc="2026-02-18T20:39:00Z"/>
          <w:bCs/>
          <w:sz w:val="24"/>
          <w:szCs w:val="24"/>
        </w:rPr>
      </w:pPr>
      <w:ins w:id="486" w:author="Walsh, Vanessa" w:date="2026-02-19T07:57:00Z" w16du:dateUtc="2026-02-19T12:57:00Z">
        <w:r>
          <w:rPr>
            <w:bCs/>
            <w:sz w:val="24"/>
            <w:szCs w:val="24"/>
          </w:rPr>
          <w:t>Folder</w:t>
        </w:r>
      </w:ins>
      <w:ins w:id="487" w:author="Walsh, Vanessa" w:date="2026-02-18T15:40:00Z" w16du:dateUtc="2026-02-18T20:40:00Z">
        <w:r w:rsidR="00C811DA">
          <w:rPr>
            <w:bCs/>
            <w:sz w:val="24"/>
            <w:szCs w:val="24"/>
          </w:rPr>
          <w:t xml:space="preserve"> Pathway</w:t>
        </w:r>
      </w:ins>
    </w:p>
    <w:p w14:paraId="52E8E7DB" w14:textId="1DA1EB2B" w:rsidR="00C811DA" w:rsidRDefault="00C811DA" w:rsidP="003B6777">
      <w:pPr>
        <w:pStyle w:val="NoSpacing"/>
        <w:rPr>
          <w:ins w:id="488" w:author="Walsh, Vanessa" w:date="2026-02-18T15:39:00Z" w16du:dateUtc="2026-02-18T20:39:00Z"/>
          <w:bCs/>
          <w:sz w:val="24"/>
          <w:szCs w:val="24"/>
        </w:rPr>
      </w:pPr>
      <w:ins w:id="489" w:author="Walsh, Vanessa" w:date="2026-02-18T15:39:00Z" w16du:dateUtc="2026-02-18T20:39:00Z">
        <w:r w:rsidRPr="00C811DA">
          <w:rPr>
            <w:bCs/>
            <w:sz w:val="24"/>
            <w:szCs w:val="24"/>
          </w:rPr>
          <w:t>S:\Biogeochemistry\GCREW\0-GCREW-Wide Data\Root Wash Techs</w:t>
        </w:r>
      </w:ins>
    </w:p>
    <w:p w14:paraId="7E662A9B" w14:textId="77777777" w:rsidR="00C811DA" w:rsidRDefault="00C811DA" w:rsidP="003B6777">
      <w:pPr>
        <w:pStyle w:val="NoSpacing"/>
        <w:rPr>
          <w:ins w:id="490" w:author="Walsh, Vanessa" w:date="2026-02-18T15:38:00Z" w16du:dateUtc="2026-02-18T20:38:00Z"/>
          <w:bCs/>
          <w:sz w:val="24"/>
          <w:szCs w:val="24"/>
        </w:rPr>
      </w:pPr>
    </w:p>
    <w:p w14:paraId="73A55FF2" w14:textId="77777777" w:rsidR="00C811DA" w:rsidRPr="008A02AB" w:rsidRDefault="00C811DA" w:rsidP="003B6777">
      <w:pPr>
        <w:pStyle w:val="NoSpacing"/>
        <w:rPr>
          <w:bCs/>
          <w:sz w:val="24"/>
          <w:szCs w:val="24"/>
        </w:rPr>
      </w:pPr>
    </w:p>
    <w:p w14:paraId="77C7A5A5" w14:textId="18E2271B" w:rsidR="00577284" w:rsidRDefault="00577284" w:rsidP="00577284">
      <w:pPr>
        <w:pStyle w:val="NoSpacing"/>
        <w:rPr>
          <w:b/>
          <w:sz w:val="24"/>
          <w:szCs w:val="24"/>
        </w:rPr>
      </w:pPr>
      <w:r>
        <w:rPr>
          <w:b/>
          <w:sz w:val="24"/>
          <w:szCs w:val="24"/>
        </w:rPr>
        <w:t>Datasheets</w:t>
      </w:r>
    </w:p>
    <w:p w14:paraId="412AA899" w14:textId="14D98E4A" w:rsidR="00577284" w:rsidRPr="009F64AA" w:rsidRDefault="00577284" w:rsidP="00577284">
      <w:pPr>
        <w:pStyle w:val="NoSpacing"/>
        <w:rPr>
          <w:b/>
          <w:sz w:val="24"/>
          <w:szCs w:val="24"/>
        </w:rPr>
      </w:pPr>
    </w:p>
    <w:p w14:paraId="1C92C096" w14:textId="7F1E268D" w:rsidR="00577284" w:rsidRDefault="003C1DF2" w:rsidP="00577284">
      <w:pPr>
        <w:pStyle w:val="NoSpacing"/>
        <w:rPr>
          <w:bCs/>
          <w:sz w:val="24"/>
          <w:szCs w:val="24"/>
        </w:rPr>
      </w:pPr>
      <w:r>
        <w:rPr>
          <w:bCs/>
          <w:sz w:val="24"/>
          <w:szCs w:val="24"/>
        </w:rPr>
        <w:t>Weighing:</w:t>
      </w:r>
    </w:p>
    <w:p w14:paraId="44F30D83" w14:textId="77777777" w:rsidR="00577284" w:rsidRDefault="00577284" w:rsidP="00577284">
      <w:pPr>
        <w:pStyle w:val="NoSpacing"/>
        <w:rPr>
          <w:bCs/>
          <w:sz w:val="24"/>
          <w:szCs w:val="24"/>
        </w:rPr>
      </w:pPr>
    </w:p>
    <w:p w14:paraId="3B5A3E52" w14:textId="454D6253" w:rsidR="00577284" w:rsidRPr="009F3653" w:rsidRDefault="00577284" w:rsidP="00577284">
      <w:pPr>
        <w:rPr>
          <w:bCs/>
          <w:sz w:val="24"/>
          <w:szCs w:val="24"/>
        </w:rPr>
      </w:pPr>
      <w:proofErr w:type="spellStart"/>
      <w:r w:rsidRPr="009F3653">
        <w:rPr>
          <w:bCs/>
          <w:sz w:val="24"/>
          <w:szCs w:val="24"/>
        </w:rPr>
        <w:t>Filepath</w:t>
      </w:r>
      <w:proofErr w:type="spellEnd"/>
      <w:r w:rsidRPr="009F3653">
        <w:rPr>
          <w:bCs/>
          <w:sz w:val="24"/>
          <w:szCs w:val="24"/>
        </w:rPr>
        <w:t>:</w:t>
      </w:r>
      <w:r w:rsidR="00BD773A">
        <w:rPr>
          <w:bCs/>
          <w:sz w:val="24"/>
          <w:szCs w:val="24"/>
        </w:rPr>
        <w:t xml:space="preserve"> S:</w:t>
      </w:r>
      <w:r w:rsidRPr="009F3653">
        <w:rPr>
          <w:bCs/>
          <w:sz w:val="24"/>
          <w:szCs w:val="24"/>
        </w:rPr>
        <w:t xml:space="preserve">\Biogeochemistry\GCREW\0-GCREW Operations\GCREW Methods &amp; Protocols\Root Ingrowth\Root </w:t>
      </w:r>
      <w:r w:rsidR="000D3631">
        <w:rPr>
          <w:bCs/>
          <w:sz w:val="24"/>
          <w:szCs w:val="24"/>
        </w:rPr>
        <w:t>Mass Data Templates</w:t>
      </w:r>
    </w:p>
    <w:p w14:paraId="1015A091" w14:textId="77777777" w:rsidR="00577284" w:rsidRPr="00A821F3" w:rsidRDefault="00577284" w:rsidP="00577284">
      <w:pPr>
        <w:pStyle w:val="ListParagraph"/>
        <w:rPr>
          <w:bCs/>
          <w:sz w:val="24"/>
          <w:szCs w:val="24"/>
        </w:rPr>
      </w:pPr>
    </w:p>
    <w:p w14:paraId="28BD86CF" w14:textId="1FBD1938" w:rsidR="00577284" w:rsidRDefault="00577284" w:rsidP="00577284">
      <w:pPr>
        <w:pStyle w:val="ListParagraph"/>
        <w:rPr>
          <w:bCs/>
          <w:sz w:val="24"/>
          <w:szCs w:val="24"/>
        </w:rPr>
      </w:pPr>
      <w:r w:rsidRPr="009F3653">
        <w:rPr>
          <w:bCs/>
          <w:sz w:val="24"/>
          <w:szCs w:val="24"/>
        </w:rPr>
        <w:t>1M</w:t>
      </w:r>
      <w:r w:rsidR="000D3631">
        <w:rPr>
          <w:b/>
          <w:sz w:val="24"/>
          <w:szCs w:val="24"/>
        </w:rPr>
        <w:t xml:space="preserve">: </w:t>
      </w:r>
      <w:hyperlink r:id="rId64" w:history="1">
        <w:r w:rsidR="000D3631">
          <w:rPr>
            <w:rStyle w:val="Hyperlink"/>
            <w:bCs/>
            <w:sz w:val="24"/>
            <w:szCs w:val="24"/>
          </w:rPr>
          <w:t>S:</w:t>
        </w:r>
        <w:r w:rsidR="000D3631" w:rsidRPr="00D20A60">
          <w:rPr>
            <w:rStyle w:val="Hyperlink"/>
            <w:bCs/>
            <w:sz w:val="24"/>
            <w:szCs w:val="24"/>
          </w:rPr>
          <w:t>\Biogeochemistry\GCREW\1-CO2xCommunity Experiment\1-Plant Biomass &amp; CN Data\Root Biomass Data\1M Blank Weighing sheet.xls</w:t>
        </w:r>
      </w:hyperlink>
    </w:p>
    <w:p w14:paraId="09E98C84" w14:textId="77777777" w:rsidR="00577284" w:rsidRDefault="00577284" w:rsidP="00577284">
      <w:pPr>
        <w:pStyle w:val="ListParagraph"/>
        <w:rPr>
          <w:b/>
          <w:sz w:val="24"/>
          <w:szCs w:val="24"/>
        </w:rPr>
      </w:pPr>
    </w:p>
    <w:p w14:paraId="5FC06B35" w14:textId="347D34EA" w:rsidR="00577284" w:rsidRDefault="00577284" w:rsidP="00577284">
      <w:pPr>
        <w:pStyle w:val="ListParagraph"/>
        <w:rPr>
          <w:bCs/>
          <w:sz w:val="24"/>
          <w:szCs w:val="24"/>
        </w:rPr>
      </w:pPr>
      <w:r w:rsidRPr="009F3653">
        <w:rPr>
          <w:bCs/>
          <w:sz w:val="24"/>
          <w:szCs w:val="24"/>
        </w:rPr>
        <w:t>2M:</w:t>
      </w:r>
      <w:r>
        <w:rPr>
          <w:b/>
          <w:sz w:val="24"/>
          <w:szCs w:val="24"/>
        </w:rPr>
        <w:t xml:space="preserve"> </w:t>
      </w:r>
      <w:commentRangeStart w:id="491"/>
      <w:r w:rsidR="00251E1A">
        <w:fldChar w:fldCharType="begin"/>
      </w:r>
      <w:r w:rsidR="003C1DF2">
        <w:instrText>HYPERLINK "\\\\Si-sercfs01\\serc\\Shared\\Biogeochemistry\\GCREW\\2-CO2xN Experiment\\1-Plant Biomass &amp; CN Data\\Root Biomass Data\\Data Sheet for writing weights\\2M Blank Weighing sheet.xls"</w:instrText>
      </w:r>
      <w:r w:rsidR="00251E1A">
        <w:fldChar w:fldCharType="separate"/>
      </w:r>
      <w:r w:rsidRPr="00A821F3">
        <w:rPr>
          <w:rStyle w:val="Hyperlink"/>
          <w:bCs/>
          <w:sz w:val="24"/>
          <w:szCs w:val="24"/>
        </w:rPr>
        <w:t>S:\Biogeochemistry\GCREW\2-CO2xN Experiment\1-Plant Biomass &amp; CN Data\Root Biomass Data\Data Sheet for writing weights\2M Blank Weighing sheet.xls</w:t>
      </w:r>
      <w:r w:rsidR="00251E1A">
        <w:rPr>
          <w:rStyle w:val="Hyperlink"/>
          <w:bCs/>
          <w:sz w:val="24"/>
          <w:szCs w:val="24"/>
        </w:rPr>
        <w:fldChar w:fldCharType="end"/>
      </w:r>
      <w:commentRangeEnd w:id="491"/>
      <w:r w:rsidR="00BD49D9">
        <w:rPr>
          <w:rStyle w:val="CommentReference"/>
        </w:rPr>
        <w:commentReference w:id="491"/>
      </w:r>
    </w:p>
    <w:p w14:paraId="73DDC67D" w14:textId="77777777" w:rsidR="00577284" w:rsidRDefault="00577284" w:rsidP="00577284">
      <w:pPr>
        <w:pStyle w:val="ListParagraph"/>
        <w:rPr>
          <w:b/>
          <w:sz w:val="24"/>
          <w:szCs w:val="24"/>
        </w:rPr>
      </w:pPr>
    </w:p>
    <w:p w14:paraId="1E149B61" w14:textId="4263B7FE" w:rsidR="00577284" w:rsidRDefault="00577284" w:rsidP="00577284">
      <w:pPr>
        <w:pStyle w:val="ListParagraph"/>
        <w:rPr>
          <w:bCs/>
          <w:sz w:val="24"/>
          <w:szCs w:val="24"/>
        </w:rPr>
      </w:pPr>
      <w:proofErr w:type="spellStart"/>
      <w:r w:rsidRPr="009F3653">
        <w:rPr>
          <w:bCs/>
          <w:sz w:val="24"/>
          <w:szCs w:val="24"/>
        </w:rPr>
        <w:t>Phrag</w:t>
      </w:r>
      <w:proofErr w:type="spellEnd"/>
      <w:r w:rsidRPr="009F3653">
        <w:rPr>
          <w:bCs/>
          <w:sz w:val="24"/>
          <w:szCs w:val="24"/>
        </w:rPr>
        <w:t>:</w:t>
      </w:r>
      <w:r>
        <w:rPr>
          <w:b/>
          <w:sz w:val="24"/>
          <w:szCs w:val="24"/>
        </w:rPr>
        <w:t xml:space="preserve"> </w:t>
      </w:r>
      <w:hyperlink r:id="rId65" w:history="1">
        <w:r w:rsidRPr="00A821F3">
          <w:rPr>
            <w:rStyle w:val="Hyperlink"/>
            <w:bCs/>
            <w:sz w:val="24"/>
            <w:szCs w:val="24"/>
          </w:rPr>
          <w:t>S:\Biogeochemistry\GCREW\3-PhragmitesxCO2xN Experiment\1-Plant Biomass &amp; CN Data\Root Biomass Data\</w:t>
        </w:r>
        <w:proofErr w:type="spellStart"/>
        <w:r w:rsidRPr="00A821F3">
          <w:rPr>
            <w:rStyle w:val="Hyperlink"/>
            <w:bCs/>
            <w:sz w:val="24"/>
            <w:szCs w:val="24"/>
          </w:rPr>
          <w:t>Phrag</w:t>
        </w:r>
        <w:proofErr w:type="spellEnd"/>
        <w:r w:rsidRPr="00A821F3">
          <w:rPr>
            <w:rStyle w:val="Hyperlink"/>
            <w:bCs/>
            <w:sz w:val="24"/>
            <w:szCs w:val="24"/>
          </w:rPr>
          <w:t xml:space="preserve"> Blank Weight Datasheet.xls</w:t>
        </w:r>
      </w:hyperlink>
    </w:p>
    <w:p w14:paraId="1799965B" w14:textId="77777777" w:rsidR="00577284" w:rsidRPr="00A821F3" w:rsidRDefault="00577284" w:rsidP="00577284">
      <w:pPr>
        <w:pStyle w:val="ListParagraph"/>
        <w:rPr>
          <w:bCs/>
          <w:sz w:val="24"/>
          <w:szCs w:val="24"/>
        </w:rPr>
      </w:pPr>
    </w:p>
    <w:p w14:paraId="7A29EAC9" w14:textId="069673F4" w:rsidR="00577284" w:rsidRPr="00714A85" w:rsidRDefault="00577284" w:rsidP="00577284">
      <w:pPr>
        <w:pStyle w:val="ListParagraph"/>
        <w:rPr>
          <w:bCs/>
          <w:sz w:val="24"/>
          <w:szCs w:val="24"/>
        </w:rPr>
      </w:pPr>
      <w:r w:rsidRPr="009F3653">
        <w:rPr>
          <w:bCs/>
          <w:sz w:val="24"/>
          <w:szCs w:val="24"/>
        </w:rPr>
        <w:t xml:space="preserve">SMARTX: </w:t>
      </w:r>
      <w:hyperlink r:id="rId66" w:history="1">
        <w:r w:rsidRPr="00A821F3">
          <w:rPr>
            <w:rStyle w:val="Hyperlink"/>
            <w:bCs/>
            <w:sz w:val="24"/>
            <w:szCs w:val="24"/>
          </w:rPr>
          <w:t>S:\Biogeochemistry\GCREW\4-SMARTX\3-Data\1-Plant biomass &amp; CN data\Root Biomass Data\Data Sheet for writing weights\SMARTX Root Ingrowth  Biomass Datasheet.xlsx</w:t>
        </w:r>
      </w:hyperlink>
    </w:p>
    <w:p w14:paraId="6E3B6C4C" w14:textId="62D80476" w:rsidR="0057310D" w:rsidRPr="008A02AB" w:rsidRDefault="008A02AB" w:rsidP="003B6777">
      <w:pPr>
        <w:pStyle w:val="NoSpacing"/>
        <w:rPr>
          <w:b/>
          <w:sz w:val="24"/>
          <w:szCs w:val="24"/>
        </w:rPr>
      </w:pPr>
      <w:r w:rsidRPr="008A02AB">
        <w:rPr>
          <w:b/>
          <w:sz w:val="24"/>
          <w:szCs w:val="24"/>
        </w:rPr>
        <w:t>Checklists</w:t>
      </w:r>
    </w:p>
    <w:p w14:paraId="31FAEC70" w14:textId="143020AD" w:rsidR="008A02AB" w:rsidRPr="008A02AB" w:rsidRDefault="008A02AB" w:rsidP="003B6777">
      <w:pPr>
        <w:pStyle w:val="NoSpacing"/>
        <w:rPr>
          <w:bCs/>
          <w:sz w:val="24"/>
          <w:szCs w:val="24"/>
        </w:rPr>
      </w:pPr>
    </w:p>
    <w:p w14:paraId="15623F5A" w14:textId="530E2896" w:rsidR="008A02AB" w:rsidRPr="008A02AB" w:rsidRDefault="008A02AB" w:rsidP="009F3653">
      <w:pPr>
        <w:pStyle w:val="NoSpacing"/>
        <w:rPr>
          <w:bCs/>
          <w:sz w:val="24"/>
          <w:szCs w:val="24"/>
        </w:rPr>
      </w:pPr>
      <w:r w:rsidRPr="008A02AB">
        <w:rPr>
          <w:bCs/>
          <w:sz w:val="24"/>
          <w:szCs w:val="24"/>
        </w:rPr>
        <w:t>Washing:</w:t>
      </w:r>
    </w:p>
    <w:p w14:paraId="5FAB9832" w14:textId="77777777" w:rsidR="008A02AB" w:rsidRPr="008A02AB" w:rsidRDefault="008A02AB" w:rsidP="003B6777">
      <w:pPr>
        <w:pStyle w:val="NoSpacing"/>
        <w:rPr>
          <w:bCs/>
          <w:sz w:val="24"/>
          <w:szCs w:val="24"/>
        </w:rPr>
      </w:pPr>
    </w:p>
    <w:p w14:paraId="73425520" w14:textId="726E395C" w:rsidR="009F3653" w:rsidRPr="00ED6321" w:rsidRDefault="009F3653" w:rsidP="009F3653">
      <w:pPr>
        <w:rPr>
          <w:bCs/>
          <w:sz w:val="24"/>
          <w:szCs w:val="24"/>
        </w:rPr>
      </w:pPr>
      <w:proofErr w:type="spellStart"/>
      <w:r w:rsidRPr="009F3653">
        <w:rPr>
          <w:bCs/>
          <w:sz w:val="24"/>
          <w:szCs w:val="24"/>
        </w:rPr>
        <w:t>Filepath</w:t>
      </w:r>
      <w:proofErr w:type="spellEnd"/>
      <w:r w:rsidRPr="009F3653">
        <w:rPr>
          <w:bCs/>
          <w:sz w:val="24"/>
          <w:szCs w:val="24"/>
        </w:rPr>
        <w:t>:</w:t>
      </w:r>
      <w:r w:rsidRPr="00ED6321">
        <w:rPr>
          <w:bCs/>
          <w:sz w:val="24"/>
          <w:szCs w:val="24"/>
        </w:rPr>
        <w:t xml:space="preserve"> </w:t>
      </w:r>
      <w:r w:rsidR="00523E9A" w:rsidRPr="00523E9A">
        <w:rPr>
          <w:bCs/>
          <w:sz w:val="24"/>
          <w:szCs w:val="24"/>
        </w:rPr>
        <w:t>\\Si-sercfs01\serc\Shared</w:t>
      </w:r>
      <w:r w:rsidRPr="00ED6321">
        <w:rPr>
          <w:bCs/>
          <w:sz w:val="24"/>
          <w:szCs w:val="24"/>
        </w:rPr>
        <w:t>\Biogeochemistry\GCREW\0-GCREW Operations\GCREW Methods &amp; Protocols\Root Ingrowth\Checklist</w:t>
      </w:r>
    </w:p>
    <w:p w14:paraId="15A288D1" w14:textId="0F1A2AA3" w:rsidR="009F3653" w:rsidRPr="00ED6321" w:rsidRDefault="009F3653" w:rsidP="00865BB6">
      <w:pPr>
        <w:ind w:left="720"/>
        <w:rPr>
          <w:b/>
          <w:sz w:val="24"/>
          <w:szCs w:val="24"/>
        </w:rPr>
      </w:pPr>
      <w:r w:rsidRPr="009F3653">
        <w:rPr>
          <w:bCs/>
          <w:sz w:val="24"/>
          <w:szCs w:val="24"/>
        </w:rPr>
        <w:t>LTREB (1M/2M/</w:t>
      </w:r>
      <w:proofErr w:type="spellStart"/>
      <w:r w:rsidRPr="009F3653">
        <w:rPr>
          <w:bCs/>
          <w:sz w:val="24"/>
          <w:szCs w:val="24"/>
        </w:rPr>
        <w:t>Phrag</w:t>
      </w:r>
      <w:proofErr w:type="spellEnd"/>
      <w:r w:rsidRPr="009F3653">
        <w:rPr>
          <w:bCs/>
          <w:sz w:val="24"/>
          <w:szCs w:val="24"/>
        </w:rPr>
        <w:t>):</w:t>
      </w:r>
      <w:r w:rsidR="00865BB6">
        <w:rPr>
          <w:bCs/>
          <w:sz w:val="24"/>
          <w:szCs w:val="24"/>
        </w:rPr>
        <w:t xml:space="preserve"> </w:t>
      </w:r>
      <w:hyperlink r:id="rId67" w:history="1">
        <w:r w:rsidRPr="00ED6321">
          <w:rPr>
            <w:rStyle w:val="Hyperlink"/>
            <w:bCs/>
            <w:sz w:val="24"/>
            <w:szCs w:val="24"/>
          </w:rPr>
          <w:t>\\Si-sercfs01\serc\Shared\Biogeochemistry\GCREW\0-GCREW Operations\GCREW Methods &amp; Protocols\Root Ingrowth\Checklist\Checklist for washing 1M 2M Phrag.xlsx</w:t>
        </w:r>
      </w:hyperlink>
    </w:p>
    <w:p w14:paraId="17677666" w14:textId="18E43C9A" w:rsidR="009F3653" w:rsidRPr="00ED6321" w:rsidRDefault="009F3653" w:rsidP="009F3653">
      <w:pPr>
        <w:ind w:left="720"/>
        <w:rPr>
          <w:b/>
          <w:sz w:val="24"/>
          <w:szCs w:val="24"/>
        </w:rPr>
      </w:pPr>
      <w:r w:rsidRPr="009F3653">
        <w:rPr>
          <w:bCs/>
          <w:sz w:val="24"/>
          <w:szCs w:val="24"/>
        </w:rPr>
        <w:t xml:space="preserve">SMARTX: </w:t>
      </w:r>
      <w:hyperlink r:id="rId68" w:history="1">
        <w:r w:rsidRPr="00ED6321">
          <w:rPr>
            <w:rStyle w:val="Hyperlink"/>
            <w:sz w:val="24"/>
            <w:szCs w:val="24"/>
          </w:rPr>
          <w:t>S:\Biogeochemistry\GCREW\0-GCREW Operations\GCREW Methods &amp; Protocols\Root Ingrowth\Checklist\GCREW SMARTX - checklist for root washing.xlsx</w:t>
        </w:r>
      </w:hyperlink>
    </w:p>
    <w:p w14:paraId="2D19D507" w14:textId="7123D089" w:rsidR="008A02AB" w:rsidRDefault="008A02AB" w:rsidP="009F3653">
      <w:pPr>
        <w:rPr>
          <w:bCs/>
          <w:sz w:val="24"/>
          <w:szCs w:val="24"/>
        </w:rPr>
      </w:pPr>
      <w:r w:rsidRPr="008A02AB">
        <w:rPr>
          <w:bCs/>
          <w:sz w:val="24"/>
          <w:szCs w:val="24"/>
        </w:rPr>
        <w:t>Sorting:</w:t>
      </w:r>
    </w:p>
    <w:p w14:paraId="4D78324B" w14:textId="79E26F80" w:rsidR="009F3653" w:rsidRPr="00714A85" w:rsidRDefault="009F3653" w:rsidP="009F3653">
      <w:pPr>
        <w:rPr>
          <w:bCs/>
          <w:sz w:val="24"/>
          <w:szCs w:val="24"/>
        </w:rPr>
      </w:pPr>
      <w:proofErr w:type="spellStart"/>
      <w:r w:rsidRPr="009F3653">
        <w:rPr>
          <w:bCs/>
          <w:sz w:val="24"/>
          <w:szCs w:val="24"/>
        </w:rPr>
        <w:t>Filepath</w:t>
      </w:r>
      <w:proofErr w:type="spellEnd"/>
      <w:r w:rsidRPr="009F3653">
        <w:rPr>
          <w:bCs/>
          <w:sz w:val="24"/>
          <w:szCs w:val="24"/>
        </w:rPr>
        <w:t>:</w:t>
      </w:r>
      <w:r w:rsidRPr="00714A85">
        <w:rPr>
          <w:bCs/>
          <w:sz w:val="24"/>
          <w:szCs w:val="24"/>
        </w:rPr>
        <w:t xml:space="preserve"> </w:t>
      </w:r>
      <w:r w:rsidR="006B7646">
        <w:rPr>
          <w:bCs/>
          <w:sz w:val="24"/>
          <w:szCs w:val="24"/>
        </w:rPr>
        <w:t>S:</w:t>
      </w:r>
      <w:r w:rsidRPr="00714A85">
        <w:rPr>
          <w:bCs/>
          <w:sz w:val="24"/>
          <w:szCs w:val="24"/>
        </w:rPr>
        <w:t>\Biogeochemistry\GCREW\0-GCREW Operations\GCREW Methods &amp; Protocols\Root Ingrowth\Checklist</w:t>
      </w:r>
    </w:p>
    <w:p w14:paraId="172E4B81" w14:textId="77777777" w:rsidR="009F3653" w:rsidRPr="00714A85" w:rsidRDefault="009F3653" w:rsidP="009F3653">
      <w:pPr>
        <w:pStyle w:val="ListParagraph"/>
        <w:rPr>
          <w:bCs/>
          <w:sz w:val="24"/>
          <w:szCs w:val="24"/>
        </w:rPr>
      </w:pPr>
      <w:r w:rsidRPr="009F3653">
        <w:rPr>
          <w:bCs/>
          <w:sz w:val="24"/>
          <w:szCs w:val="24"/>
        </w:rPr>
        <w:lastRenderedPageBreak/>
        <w:t>LTREB:</w:t>
      </w:r>
      <w:r>
        <w:rPr>
          <w:bCs/>
          <w:sz w:val="24"/>
          <w:szCs w:val="24"/>
        </w:rPr>
        <w:t xml:space="preserve"> </w:t>
      </w:r>
      <w:hyperlink r:id="rId69" w:history="1">
        <w:r w:rsidRPr="00092295">
          <w:rPr>
            <w:rStyle w:val="Hyperlink"/>
            <w:bCs/>
            <w:sz w:val="24"/>
            <w:szCs w:val="24"/>
          </w:rPr>
          <w:t>S:\Biogeochemistry\GCREW\0-GCREW Operations\GCREW Methods &amp; Protocols\Root Ingrowth\Checklist\</w:t>
        </w:r>
        <w:proofErr w:type="spellStart"/>
        <w:r w:rsidRPr="00092295">
          <w:rPr>
            <w:rStyle w:val="Hyperlink"/>
            <w:bCs/>
            <w:sz w:val="24"/>
            <w:szCs w:val="24"/>
          </w:rPr>
          <w:t>Rootcore</w:t>
        </w:r>
        <w:proofErr w:type="spellEnd"/>
        <w:r w:rsidRPr="00092295">
          <w:rPr>
            <w:rStyle w:val="Hyperlink"/>
            <w:bCs/>
            <w:sz w:val="24"/>
            <w:szCs w:val="24"/>
          </w:rPr>
          <w:t xml:space="preserve"> sorting checklist (1M 2M </w:t>
        </w:r>
        <w:proofErr w:type="spellStart"/>
        <w:r w:rsidRPr="00092295">
          <w:rPr>
            <w:rStyle w:val="Hyperlink"/>
            <w:bCs/>
            <w:sz w:val="24"/>
            <w:szCs w:val="24"/>
          </w:rPr>
          <w:t>Phrag</w:t>
        </w:r>
        <w:proofErr w:type="spellEnd"/>
        <w:r w:rsidRPr="00092295">
          <w:rPr>
            <w:rStyle w:val="Hyperlink"/>
            <w:bCs/>
            <w:sz w:val="24"/>
            <w:szCs w:val="24"/>
          </w:rPr>
          <w:t>)</w:t>
        </w:r>
      </w:hyperlink>
    </w:p>
    <w:p w14:paraId="454C50CD" w14:textId="06F5A329" w:rsidR="008A02AB" w:rsidRPr="009F3653" w:rsidRDefault="009F3653" w:rsidP="009F3653">
      <w:pPr>
        <w:ind w:left="720"/>
        <w:rPr>
          <w:b/>
          <w:sz w:val="24"/>
          <w:szCs w:val="24"/>
        </w:rPr>
      </w:pPr>
      <w:r w:rsidRPr="009F3653">
        <w:rPr>
          <w:bCs/>
          <w:sz w:val="24"/>
          <w:szCs w:val="24"/>
        </w:rPr>
        <w:t>SMARTX:</w:t>
      </w:r>
      <w:r>
        <w:rPr>
          <w:b/>
          <w:sz w:val="24"/>
          <w:szCs w:val="24"/>
        </w:rPr>
        <w:t xml:space="preserve"> </w:t>
      </w:r>
      <w:hyperlink r:id="rId70" w:history="1">
        <w:r w:rsidRPr="008406B2">
          <w:rPr>
            <w:rStyle w:val="Hyperlink"/>
            <w:bCs/>
            <w:sz w:val="24"/>
            <w:szCs w:val="24"/>
          </w:rPr>
          <w:t>S:\Biogeochemistry\GCREW\0-GCREW Operations\GCREW Methods &amp; Protocols\Root Ingrowth\Checklist\</w:t>
        </w:r>
        <w:proofErr w:type="spellStart"/>
        <w:r w:rsidRPr="008406B2">
          <w:rPr>
            <w:rStyle w:val="Hyperlink"/>
            <w:bCs/>
            <w:sz w:val="24"/>
            <w:szCs w:val="24"/>
          </w:rPr>
          <w:t>Rootcore</w:t>
        </w:r>
        <w:proofErr w:type="spellEnd"/>
        <w:r w:rsidRPr="008406B2">
          <w:rPr>
            <w:rStyle w:val="Hyperlink"/>
            <w:bCs/>
            <w:sz w:val="24"/>
            <w:szCs w:val="24"/>
          </w:rPr>
          <w:t xml:space="preserve"> sorting checklist (1M 2M Phrag).xlsx</w:t>
        </w:r>
      </w:hyperlink>
    </w:p>
    <w:p w14:paraId="614BCBF7" w14:textId="6995EBE8" w:rsidR="008A02AB" w:rsidRDefault="00865BB6" w:rsidP="003B6777">
      <w:pPr>
        <w:pStyle w:val="NoSpacing"/>
        <w:rPr>
          <w:bCs/>
          <w:sz w:val="24"/>
          <w:szCs w:val="24"/>
        </w:rPr>
      </w:pPr>
      <w:r>
        <w:rPr>
          <w:bCs/>
          <w:sz w:val="24"/>
          <w:szCs w:val="24"/>
        </w:rPr>
        <w:t>Grinding:</w:t>
      </w:r>
    </w:p>
    <w:p w14:paraId="37881626" w14:textId="45BEC79D" w:rsidR="00AD262F" w:rsidRPr="00D20A60" w:rsidRDefault="00AD262F" w:rsidP="00D20A60">
      <w:pPr>
        <w:rPr>
          <w:sz w:val="24"/>
          <w:szCs w:val="24"/>
        </w:rPr>
      </w:pPr>
      <w:proofErr w:type="spellStart"/>
      <w:r w:rsidRPr="00D20A60">
        <w:rPr>
          <w:sz w:val="24"/>
          <w:szCs w:val="24"/>
        </w:rPr>
        <w:t>Filepath</w:t>
      </w:r>
      <w:proofErr w:type="spellEnd"/>
      <w:r w:rsidRPr="00D20A60">
        <w:rPr>
          <w:sz w:val="24"/>
          <w:szCs w:val="24"/>
        </w:rPr>
        <w:t>: S:\Biogeochemistry\GCREW\0-GCREW Operations\GCREW Methods &amp; Protocols\Root Ingrowth\Checklist</w:t>
      </w:r>
    </w:p>
    <w:p w14:paraId="06A886FF" w14:textId="0A4FAB99" w:rsidR="00865BB6" w:rsidRDefault="00865BB6" w:rsidP="003B6777">
      <w:pPr>
        <w:pStyle w:val="NoSpacing"/>
        <w:rPr>
          <w:bCs/>
          <w:sz w:val="24"/>
          <w:szCs w:val="24"/>
        </w:rPr>
      </w:pPr>
    </w:p>
    <w:p w14:paraId="4C8B5DCA" w14:textId="6B887239" w:rsidR="00AD262F" w:rsidRDefault="00AD262F" w:rsidP="00AD262F">
      <w:pPr>
        <w:pStyle w:val="NoSpacing"/>
        <w:ind w:left="720"/>
        <w:rPr>
          <w:bCs/>
          <w:sz w:val="24"/>
          <w:szCs w:val="24"/>
        </w:rPr>
      </w:pPr>
      <w:r>
        <w:rPr>
          <w:bCs/>
          <w:sz w:val="24"/>
          <w:szCs w:val="24"/>
        </w:rPr>
        <w:t>1M:</w:t>
      </w:r>
      <w:r w:rsidRPr="00AD262F">
        <w:rPr>
          <w:sz w:val="24"/>
          <w:szCs w:val="24"/>
        </w:rPr>
        <w:t xml:space="preserve"> </w:t>
      </w:r>
      <w:hyperlink r:id="rId71" w:history="1">
        <w:r w:rsidRPr="00AD262F">
          <w:rPr>
            <w:rStyle w:val="Hyperlink"/>
            <w:bCs/>
            <w:sz w:val="24"/>
            <w:szCs w:val="24"/>
          </w:rPr>
          <w:t>S:\Biogeochemistry\GCREW\0-GCREW Operations\GCREW Methods &amp; Protocols\Root Ingrowth\Checklist\1M_Ingrowth_Grinding_Checklist(working)</w:t>
        </w:r>
      </w:hyperlink>
    </w:p>
    <w:p w14:paraId="43771115" w14:textId="77777777" w:rsidR="00AD262F" w:rsidRDefault="00AD262F" w:rsidP="00D20A60">
      <w:pPr>
        <w:pStyle w:val="NoSpacing"/>
        <w:ind w:left="720"/>
        <w:rPr>
          <w:bCs/>
          <w:sz w:val="24"/>
          <w:szCs w:val="24"/>
        </w:rPr>
      </w:pPr>
    </w:p>
    <w:p w14:paraId="3C0F8B10" w14:textId="0FDA0A6D" w:rsidR="00AD262F" w:rsidRPr="00AD262F" w:rsidRDefault="00AD262F" w:rsidP="00D20A60">
      <w:pPr>
        <w:pStyle w:val="NoSpacing"/>
        <w:ind w:left="720"/>
        <w:rPr>
          <w:bCs/>
          <w:sz w:val="24"/>
          <w:szCs w:val="24"/>
        </w:rPr>
      </w:pPr>
      <w:r>
        <w:rPr>
          <w:bCs/>
          <w:sz w:val="24"/>
          <w:szCs w:val="24"/>
        </w:rPr>
        <w:t>2M</w:t>
      </w:r>
      <w:bookmarkStart w:id="492" w:name="_Hlk127890827"/>
      <w:r w:rsidRPr="00976F00">
        <w:rPr>
          <w:sz w:val="24"/>
          <w:szCs w:val="24"/>
        </w:rPr>
        <w:t xml:space="preserve">: </w:t>
      </w:r>
      <w:hyperlink r:id="rId72" w:history="1">
        <w:r w:rsidRPr="00AD262F">
          <w:rPr>
            <w:rStyle w:val="Hyperlink"/>
            <w:sz w:val="24"/>
            <w:szCs w:val="24"/>
          </w:rPr>
          <w:t>S:\Biogeochemistry\GCREW\0-GCREW Operations\GCREW Methods &amp; Protocols\Root Ingrowth\Checklist\2M_Ingrowth_Grinding_Checklist(working)</w:t>
        </w:r>
      </w:hyperlink>
      <w:bookmarkEnd w:id="492"/>
    </w:p>
    <w:p w14:paraId="6F463947" w14:textId="77777777" w:rsidR="004431C5" w:rsidRDefault="004431C5" w:rsidP="00AD262F">
      <w:pPr>
        <w:pStyle w:val="NoSpacing"/>
        <w:rPr>
          <w:bCs/>
          <w:sz w:val="24"/>
          <w:szCs w:val="24"/>
        </w:rPr>
      </w:pPr>
    </w:p>
    <w:p w14:paraId="2D76C095" w14:textId="49D39852" w:rsidR="00865BB6" w:rsidRDefault="004431C5" w:rsidP="00D20A60">
      <w:pPr>
        <w:pStyle w:val="NoSpacing"/>
        <w:ind w:left="720"/>
        <w:rPr>
          <w:bCs/>
          <w:sz w:val="24"/>
          <w:szCs w:val="24"/>
        </w:rPr>
      </w:pPr>
      <w:proofErr w:type="spellStart"/>
      <w:r w:rsidRPr="00D20A60">
        <w:t>Phrag</w:t>
      </w:r>
      <w:proofErr w:type="spellEnd"/>
      <w:r w:rsidRPr="00D20A60">
        <w:t>:</w:t>
      </w:r>
      <w:r w:rsidR="0011778C" w:rsidRPr="0011778C">
        <w:rPr>
          <w:sz w:val="24"/>
          <w:szCs w:val="24"/>
        </w:rPr>
        <w:t xml:space="preserve"> </w:t>
      </w:r>
      <w:hyperlink r:id="rId73" w:history="1">
        <w:r w:rsidR="0011778C" w:rsidRPr="0011778C">
          <w:rPr>
            <w:rStyle w:val="Hyperlink"/>
            <w:sz w:val="24"/>
            <w:szCs w:val="24"/>
          </w:rPr>
          <w:t>S:\Biogeochemistry\GCREW\0-GCREW Operations\GCREW Methods &amp; Protocols\Root Ingrowth\Checklist\2M_Ingrowth_Grinding_Checklist(working)</w:t>
        </w:r>
      </w:hyperlink>
    </w:p>
    <w:p w14:paraId="070BE3F0" w14:textId="6E341632" w:rsidR="00B96280" w:rsidRDefault="00B96280" w:rsidP="003B6777">
      <w:pPr>
        <w:pStyle w:val="NoSpacing"/>
        <w:rPr>
          <w:bCs/>
          <w:sz w:val="24"/>
          <w:szCs w:val="24"/>
        </w:rPr>
      </w:pPr>
    </w:p>
    <w:p w14:paraId="5F447C37" w14:textId="5099B9C0" w:rsidR="00B96280" w:rsidRDefault="00B96280" w:rsidP="00D20A60">
      <w:pPr>
        <w:pStyle w:val="NoSpacing"/>
        <w:ind w:left="720"/>
        <w:rPr>
          <w:bCs/>
          <w:sz w:val="24"/>
          <w:szCs w:val="24"/>
        </w:rPr>
      </w:pPr>
      <w:r>
        <w:rPr>
          <w:bCs/>
          <w:sz w:val="24"/>
          <w:szCs w:val="24"/>
        </w:rPr>
        <w:t>SMARTX:</w:t>
      </w:r>
      <w:r w:rsidR="00AD262F">
        <w:rPr>
          <w:bCs/>
          <w:sz w:val="24"/>
          <w:szCs w:val="24"/>
        </w:rPr>
        <w:t xml:space="preserve"> </w:t>
      </w:r>
      <w:hyperlink r:id="rId74" w:history="1">
        <w:r w:rsidR="00AD262F" w:rsidRPr="00AD262F">
          <w:rPr>
            <w:rStyle w:val="Hyperlink"/>
            <w:sz w:val="24"/>
            <w:szCs w:val="24"/>
          </w:rPr>
          <w:t>S:\Biogeochemistry\GCREW\0-GCREW Operations\GCREW Methods &amp; Protocols\Root Ingrowth\Checklist\GCREW SMARTX – checklist for root grinding</w:t>
        </w:r>
      </w:hyperlink>
    </w:p>
    <w:p w14:paraId="7F0A13BB" w14:textId="77777777" w:rsidR="008A02AB" w:rsidRPr="008A02AB" w:rsidRDefault="008A02AB" w:rsidP="003B6777">
      <w:pPr>
        <w:pStyle w:val="NoSpacing"/>
        <w:rPr>
          <w:bCs/>
          <w:sz w:val="24"/>
          <w:szCs w:val="24"/>
        </w:rPr>
      </w:pPr>
    </w:p>
    <w:p w14:paraId="3DB0291E" w14:textId="44B45129" w:rsidR="00130CDB" w:rsidRPr="009F64AA" w:rsidRDefault="008A02AB" w:rsidP="003B6777">
      <w:pPr>
        <w:pStyle w:val="NoSpacing"/>
        <w:rPr>
          <w:b/>
          <w:sz w:val="24"/>
          <w:szCs w:val="24"/>
        </w:rPr>
      </w:pPr>
      <w:r w:rsidRPr="009F64AA">
        <w:rPr>
          <w:b/>
          <w:sz w:val="24"/>
          <w:szCs w:val="24"/>
        </w:rPr>
        <w:t>Labels</w:t>
      </w:r>
    </w:p>
    <w:p w14:paraId="42BFB4A8" w14:textId="674EC920" w:rsidR="008A02AB" w:rsidRDefault="008A02AB" w:rsidP="003B6777">
      <w:pPr>
        <w:pStyle w:val="NoSpacing"/>
        <w:rPr>
          <w:bCs/>
          <w:sz w:val="24"/>
          <w:szCs w:val="24"/>
        </w:rPr>
      </w:pPr>
    </w:p>
    <w:p w14:paraId="5486AD03" w14:textId="3477D244" w:rsidR="00865BB6" w:rsidRDefault="00CA2E2C" w:rsidP="00865BB6">
      <w:pPr>
        <w:rPr>
          <w:bCs/>
          <w:sz w:val="24"/>
          <w:szCs w:val="24"/>
        </w:rPr>
      </w:pPr>
      <w:r>
        <w:rPr>
          <w:bCs/>
          <w:sz w:val="24"/>
          <w:szCs w:val="24"/>
        </w:rPr>
        <w:t xml:space="preserve">Parent </w:t>
      </w:r>
      <w:proofErr w:type="spellStart"/>
      <w:r w:rsidR="00865BB6" w:rsidRPr="009F3653">
        <w:rPr>
          <w:bCs/>
          <w:sz w:val="24"/>
          <w:szCs w:val="24"/>
        </w:rPr>
        <w:t>Filepath</w:t>
      </w:r>
      <w:proofErr w:type="spellEnd"/>
      <w:r w:rsidR="00865BB6" w:rsidRPr="009F3653">
        <w:rPr>
          <w:bCs/>
          <w:sz w:val="24"/>
          <w:szCs w:val="24"/>
        </w:rPr>
        <w:t xml:space="preserve">: </w:t>
      </w:r>
      <w:r w:rsidR="00A248B5">
        <w:rPr>
          <w:bCs/>
          <w:sz w:val="24"/>
          <w:szCs w:val="24"/>
        </w:rPr>
        <w:t>S:</w:t>
      </w:r>
      <w:r w:rsidR="00865BB6" w:rsidRPr="009F3653">
        <w:rPr>
          <w:bCs/>
          <w:sz w:val="24"/>
          <w:szCs w:val="24"/>
        </w:rPr>
        <w:t>\Biogeochemistry\GCREW\0-GCREW Operations\GCREW Methods &amp; Protocols\Root Ingrowth\</w:t>
      </w:r>
      <w:r w:rsidR="00865BB6">
        <w:rPr>
          <w:bCs/>
          <w:sz w:val="24"/>
          <w:szCs w:val="24"/>
        </w:rPr>
        <w:t>Grinding Labels</w:t>
      </w:r>
    </w:p>
    <w:p w14:paraId="05429B5C" w14:textId="77777777" w:rsidR="00865BB6" w:rsidRDefault="00865BB6" w:rsidP="003B6777">
      <w:pPr>
        <w:pStyle w:val="NoSpacing"/>
        <w:rPr>
          <w:bCs/>
          <w:sz w:val="24"/>
          <w:szCs w:val="24"/>
        </w:rPr>
      </w:pPr>
    </w:p>
    <w:p w14:paraId="194CD378" w14:textId="73CA5A89" w:rsidR="008A02AB" w:rsidRDefault="009F64AA" w:rsidP="00865BB6">
      <w:pPr>
        <w:pStyle w:val="NoSpacing"/>
        <w:ind w:left="720"/>
        <w:rPr>
          <w:bCs/>
          <w:sz w:val="24"/>
          <w:szCs w:val="24"/>
        </w:rPr>
      </w:pPr>
      <w:r>
        <w:rPr>
          <w:bCs/>
          <w:sz w:val="24"/>
          <w:szCs w:val="24"/>
        </w:rPr>
        <w:t>1M:</w:t>
      </w:r>
      <w:r w:rsidR="004879F8">
        <w:rPr>
          <w:bCs/>
          <w:sz w:val="24"/>
          <w:szCs w:val="24"/>
        </w:rPr>
        <w:t xml:space="preserve"> </w:t>
      </w:r>
      <w:hyperlink r:id="rId75" w:history="1">
        <w:r w:rsidR="00A248B5">
          <w:rPr>
            <w:rStyle w:val="Hyperlink"/>
            <w:bCs/>
            <w:sz w:val="24"/>
            <w:szCs w:val="24"/>
          </w:rPr>
          <w:t>S:</w:t>
        </w:r>
        <w:r w:rsidR="00A248B5" w:rsidRPr="004A7E27">
          <w:rPr>
            <w:rStyle w:val="Hyperlink"/>
            <w:bCs/>
            <w:sz w:val="24"/>
            <w:szCs w:val="24"/>
          </w:rPr>
          <w:t>\Biogeochemistry\GCREW\0-GCREW Operations\GCREW Methods &amp; Protocols\Root Ingrowth\Grinding Labels\1M Root Core Labels.doc</w:t>
        </w:r>
      </w:hyperlink>
    </w:p>
    <w:p w14:paraId="0A639C19" w14:textId="2A6815CB" w:rsidR="009F64AA" w:rsidRDefault="009F64AA" w:rsidP="008A02AB">
      <w:pPr>
        <w:pStyle w:val="NoSpacing"/>
        <w:ind w:firstLine="720"/>
        <w:rPr>
          <w:bCs/>
          <w:sz w:val="24"/>
          <w:szCs w:val="24"/>
        </w:rPr>
      </w:pPr>
    </w:p>
    <w:p w14:paraId="7618D4C0" w14:textId="35001FD3" w:rsidR="009F64AA" w:rsidRDefault="009F64AA" w:rsidP="00865BB6">
      <w:pPr>
        <w:pStyle w:val="NoSpacing"/>
        <w:ind w:left="720"/>
        <w:rPr>
          <w:bCs/>
          <w:sz w:val="24"/>
          <w:szCs w:val="24"/>
        </w:rPr>
      </w:pPr>
      <w:r>
        <w:rPr>
          <w:bCs/>
          <w:sz w:val="24"/>
          <w:szCs w:val="24"/>
        </w:rPr>
        <w:t>2M:</w:t>
      </w:r>
      <w:r w:rsidR="004879F8">
        <w:rPr>
          <w:bCs/>
          <w:sz w:val="24"/>
          <w:szCs w:val="24"/>
        </w:rPr>
        <w:t xml:space="preserve"> </w:t>
      </w:r>
      <w:hyperlink r:id="rId76" w:history="1">
        <w:r w:rsidR="00A248B5">
          <w:rPr>
            <w:rStyle w:val="Hyperlink"/>
            <w:bCs/>
            <w:sz w:val="24"/>
            <w:szCs w:val="24"/>
          </w:rPr>
          <w:t>S:</w:t>
        </w:r>
        <w:r w:rsidR="00A248B5" w:rsidRPr="004A7E27">
          <w:rPr>
            <w:rStyle w:val="Hyperlink"/>
            <w:bCs/>
            <w:sz w:val="24"/>
            <w:szCs w:val="24"/>
          </w:rPr>
          <w:t>\Biogeochemistry\GCREW\0-GCREW Operations\GCREW Methods &amp; Protocols\Root Ingrowth\Grinding Labels\2M Root Core labels.doc</w:t>
        </w:r>
      </w:hyperlink>
    </w:p>
    <w:p w14:paraId="41909E16" w14:textId="640D94BF" w:rsidR="009F64AA" w:rsidRDefault="009F64AA" w:rsidP="008A02AB">
      <w:pPr>
        <w:pStyle w:val="NoSpacing"/>
        <w:ind w:firstLine="720"/>
        <w:rPr>
          <w:bCs/>
          <w:sz w:val="24"/>
          <w:szCs w:val="24"/>
        </w:rPr>
      </w:pPr>
    </w:p>
    <w:p w14:paraId="78104CA8" w14:textId="7B9373B6" w:rsidR="009F64AA" w:rsidRDefault="009F64AA" w:rsidP="00865BB6">
      <w:pPr>
        <w:pStyle w:val="NoSpacing"/>
        <w:ind w:left="720"/>
        <w:rPr>
          <w:bCs/>
          <w:sz w:val="24"/>
          <w:szCs w:val="24"/>
        </w:rPr>
      </w:pPr>
      <w:proofErr w:type="spellStart"/>
      <w:r>
        <w:rPr>
          <w:bCs/>
          <w:sz w:val="24"/>
          <w:szCs w:val="24"/>
        </w:rPr>
        <w:t>Phrag</w:t>
      </w:r>
      <w:proofErr w:type="spellEnd"/>
      <w:r>
        <w:rPr>
          <w:bCs/>
          <w:sz w:val="24"/>
          <w:szCs w:val="24"/>
        </w:rPr>
        <w:t>:</w:t>
      </w:r>
      <w:r w:rsidR="00865BB6">
        <w:rPr>
          <w:bCs/>
          <w:sz w:val="24"/>
          <w:szCs w:val="24"/>
        </w:rPr>
        <w:t xml:space="preserve"> </w:t>
      </w:r>
      <w:hyperlink r:id="rId77" w:history="1">
        <w:r w:rsidR="00865BB6" w:rsidRPr="00C97123">
          <w:rPr>
            <w:rStyle w:val="Hyperlink"/>
            <w:bCs/>
            <w:sz w:val="24"/>
            <w:szCs w:val="24"/>
          </w:rPr>
          <w:t>S:\Biogeochemistry\GCREW\0-GCREW Operations\GCREW Methods &amp; Protocols\Root Ingrowth\Grinding Labels\</w:t>
        </w:r>
        <w:proofErr w:type="spellStart"/>
        <w:r w:rsidR="00865BB6" w:rsidRPr="00C97123">
          <w:rPr>
            <w:rStyle w:val="Hyperlink"/>
            <w:bCs/>
            <w:sz w:val="24"/>
            <w:szCs w:val="24"/>
          </w:rPr>
          <w:t>Phrag</w:t>
        </w:r>
        <w:proofErr w:type="spellEnd"/>
        <w:r w:rsidR="00865BB6" w:rsidRPr="00C97123">
          <w:rPr>
            <w:rStyle w:val="Hyperlink"/>
            <w:bCs/>
            <w:sz w:val="24"/>
            <w:szCs w:val="24"/>
          </w:rPr>
          <w:t xml:space="preserve"> Root Core labels.doc</w:t>
        </w:r>
      </w:hyperlink>
    </w:p>
    <w:p w14:paraId="3D32BA16" w14:textId="3359734B" w:rsidR="008A02AB" w:rsidRDefault="008A02AB" w:rsidP="003B6777">
      <w:pPr>
        <w:pStyle w:val="NoSpacing"/>
        <w:rPr>
          <w:bCs/>
          <w:sz w:val="24"/>
          <w:szCs w:val="24"/>
        </w:rPr>
      </w:pPr>
    </w:p>
    <w:p w14:paraId="2374EFBA" w14:textId="60D1A469" w:rsidR="000E426B" w:rsidRDefault="008A02AB" w:rsidP="00FF4030">
      <w:pPr>
        <w:pStyle w:val="NoSpacing"/>
        <w:ind w:left="720"/>
        <w:rPr>
          <w:bCs/>
          <w:sz w:val="28"/>
          <w:szCs w:val="28"/>
        </w:rPr>
      </w:pPr>
      <w:r w:rsidRPr="008A02AB">
        <w:rPr>
          <w:bCs/>
          <w:sz w:val="24"/>
          <w:szCs w:val="24"/>
        </w:rPr>
        <w:t>SMARTX:</w:t>
      </w:r>
      <w:r w:rsidR="004879F8">
        <w:rPr>
          <w:bCs/>
          <w:sz w:val="24"/>
          <w:szCs w:val="24"/>
        </w:rPr>
        <w:t xml:space="preserve"> </w:t>
      </w:r>
      <w:hyperlink r:id="rId78" w:history="1">
        <w:r w:rsidR="00A248B5">
          <w:rPr>
            <w:rStyle w:val="Hyperlink"/>
            <w:bCs/>
            <w:sz w:val="24"/>
            <w:szCs w:val="24"/>
          </w:rPr>
          <w:t>S:</w:t>
        </w:r>
        <w:r w:rsidR="00A248B5" w:rsidRPr="004A7E27">
          <w:rPr>
            <w:rStyle w:val="Hyperlink"/>
            <w:bCs/>
            <w:sz w:val="24"/>
            <w:szCs w:val="24"/>
          </w:rPr>
          <w:t>\Biogeochemistry\GCREW\4-SMARTX\2-Protocols, labels, datasheets\Labels\2020\SMARTX 2020 belowground vial labels.doc</w:t>
        </w:r>
      </w:hyperlink>
    </w:p>
    <w:p w14:paraId="1F7E6C99" w14:textId="77777777" w:rsidR="000E426B" w:rsidRPr="000E426B" w:rsidRDefault="000E426B" w:rsidP="003B6777">
      <w:pPr>
        <w:pStyle w:val="NoSpacing"/>
        <w:rPr>
          <w:bCs/>
          <w:sz w:val="28"/>
          <w:szCs w:val="28"/>
        </w:rPr>
      </w:pPr>
    </w:p>
    <w:sectPr w:rsidR="000E426B" w:rsidRPr="000E426B" w:rsidSect="00D65D74">
      <w:headerReference w:type="default" r:id="rId79"/>
      <w:footerReference w:type="default" r:id="rId80"/>
      <w:pgSz w:w="12240" w:h="15840"/>
      <w:pgMar w:top="720" w:right="1440" w:bottom="720" w:left="1440" w:header="288" w:footer="14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lsh, Vanessa" w:date="2026-02-20T08:58:00Z" w:initials="VW">
    <w:p w14:paraId="6E14DC47" w14:textId="77777777" w:rsidR="007C5750" w:rsidRDefault="007C5750" w:rsidP="007C5750">
      <w:pPr>
        <w:pStyle w:val="CommentText"/>
      </w:pPr>
      <w:r>
        <w:rPr>
          <w:rStyle w:val="CommentReference"/>
        </w:rPr>
        <w:annotationRef/>
      </w:r>
      <w:r>
        <w:t xml:space="preserve">All of my significant changes are in red or comments. </w:t>
      </w:r>
      <w:r>
        <w:br/>
      </w:r>
    </w:p>
    <w:p w14:paraId="266AE1D9" w14:textId="77777777" w:rsidR="007C5750" w:rsidRDefault="007C5750" w:rsidP="007C5750">
      <w:pPr>
        <w:pStyle w:val="CommentText"/>
      </w:pPr>
      <w:r>
        <w:t xml:space="preserve">I formatted the paper so each section has a page break, so that this document can be easily printed out and added to a small binder for the techs to use. I also increased readability by adding in double spaces and. Insignificant changes, spellings or formatting, are often not noted. </w:t>
      </w:r>
      <w:r>
        <w:br/>
      </w:r>
      <w:r>
        <w:br/>
        <w:t xml:space="preserve">Created/reformatted Table of Contents to be an actual item in word. </w:t>
      </w:r>
    </w:p>
  </w:comment>
  <w:comment w:id="4" w:author="Stearns, Alice" w:date="2021-02-02T14:10:00Z" w:initials="SA">
    <w:p w14:paraId="3EC3DB6D" w14:textId="6C524C32" w:rsidR="00AC2859" w:rsidRDefault="00AC2859">
      <w:pPr>
        <w:pStyle w:val="CommentText"/>
      </w:pPr>
      <w:r>
        <w:rPr>
          <w:rStyle w:val="CommentReference"/>
        </w:rPr>
        <w:annotationRef/>
      </w:r>
      <w:r>
        <w:rPr>
          <w:noProof/>
        </w:rPr>
        <w:t>Should we also add hazards for griding, etc.? Maybe Safety Hazards should be moved to and included in each individual Stage?</w:t>
      </w:r>
    </w:p>
  </w:comment>
  <w:comment w:id="5" w:author="Manyin, Mikayla" w:date="2021-02-12T10:36:00Z" w:initials="MM">
    <w:p w14:paraId="78EE9C1B" w14:textId="5E2F1DB2" w:rsidR="00AC2859" w:rsidRDefault="00AC2859">
      <w:pPr>
        <w:pStyle w:val="CommentText"/>
      </w:pPr>
      <w:r>
        <w:rPr>
          <w:rStyle w:val="CommentReference"/>
        </w:rPr>
        <w:annotationRef/>
      </w:r>
      <w:r>
        <w:t>I think it might be redundant if we add this in front of each section. The mats are used throughout, so it makes sense to just put this in the beginning of the document (Drew is safety manager so he could emphasize this in a way that makes sense to him?)</w:t>
      </w:r>
    </w:p>
  </w:comment>
  <w:comment w:id="6" w:author="Megonigal, Patrick" w:date="2021-02-13T08:52:00Z" w:initials="MP">
    <w:p w14:paraId="29E0CF24" w14:textId="0B387B75" w:rsidR="00AC2859" w:rsidRDefault="00AC2859">
      <w:pPr>
        <w:pStyle w:val="CommentText"/>
      </w:pPr>
      <w:r>
        <w:rPr>
          <w:rStyle w:val="CommentReference"/>
        </w:rPr>
        <w:annotationRef/>
      </w:r>
      <w:r>
        <w:t>I like this consolidated section on safety here for one-stop safety shopping. Other topics may include gloves and lifting heavy objects.</w:t>
      </w:r>
    </w:p>
  </w:comment>
  <w:comment w:id="27" w:author="Walsh, Vanessa" w:date="2026-02-18T14:43:00Z" w:initials="VW">
    <w:p w14:paraId="15E78C60" w14:textId="77777777" w:rsidR="002D7ABA" w:rsidRDefault="002D7ABA" w:rsidP="002D7ABA">
      <w:pPr>
        <w:pStyle w:val="CommentText"/>
      </w:pPr>
      <w:r>
        <w:rPr>
          <w:rStyle w:val="CommentReference"/>
        </w:rPr>
        <w:annotationRef/>
      </w:r>
      <w:r>
        <w:t xml:space="preserve">I found that cutting the core bag slightly below the zip tie, removing 95% of the top, and repeating this for the bottom of the bag, then cutting straight up the middle of the core created a single and large ‘fillet’ of the bag. This made the sample removal easy and it was easier to pick roots off of the bag. </w:t>
      </w:r>
    </w:p>
  </w:comment>
  <w:comment w:id="28" w:author="Megonigal, Patrick" w:date="2021-02-13T08:42:00Z" w:initials="MP">
    <w:p w14:paraId="6F010E99" w14:textId="77777777" w:rsidR="002D7ABA" w:rsidRDefault="002D7ABA" w:rsidP="002D7ABA">
      <w:pPr>
        <w:pStyle w:val="CommentText"/>
      </w:pPr>
      <w:r>
        <w:rPr>
          <w:rStyle w:val="CommentReference"/>
        </w:rPr>
        <w:annotationRef/>
      </w:r>
      <w:r>
        <w:t>Add to the list of supplies above</w:t>
      </w:r>
    </w:p>
  </w:comment>
  <w:comment w:id="33" w:author="Walsh, Vanessa" w:date="2026-02-20T09:00:00Z" w:initials="VW">
    <w:p w14:paraId="1314139E" w14:textId="77777777" w:rsidR="007C5750" w:rsidRDefault="007C5750" w:rsidP="007C5750">
      <w:pPr>
        <w:pStyle w:val="CommentText"/>
      </w:pPr>
      <w:r>
        <w:rPr>
          <w:rStyle w:val="CommentReference"/>
        </w:rPr>
        <w:annotationRef/>
      </w:r>
      <w:r>
        <w:t xml:space="preserve">Adding roots early and often to the black bowl saves roots from the harsh process of washing, saves time, and likely yeilds more accurate biomass as very fine roots are not lost. </w:t>
      </w:r>
    </w:p>
  </w:comment>
  <w:comment w:id="59" w:author="Fisher, Jillian, J" w:date="2026-02-20T09:47:00Z" w:initials="JF">
    <w:p w14:paraId="370EFD09" w14:textId="77777777" w:rsidR="001A5851" w:rsidRDefault="001A5851" w:rsidP="001A5851">
      <w:pPr>
        <w:pStyle w:val="CommentText"/>
      </w:pPr>
      <w:r>
        <w:rPr>
          <w:rStyle w:val="CommentReference"/>
        </w:rPr>
        <w:annotationRef/>
      </w:r>
      <w:r>
        <w:t>This step is very effective for gathering any last roots that were missed on the top sieve, particularly if there were many roots entangled with peat, and is much faster than continuing to search on the sieve.</w:t>
      </w:r>
    </w:p>
  </w:comment>
  <w:comment w:id="69" w:author="Walsh, Vanessa" w:date="2026-02-18T14:40:00Z" w:initials="VW">
    <w:p w14:paraId="1699E79D" w14:textId="0105B80A" w:rsidR="002D7ABA" w:rsidRDefault="002D7ABA" w:rsidP="002D7ABA">
      <w:pPr>
        <w:pStyle w:val="CommentText"/>
      </w:pPr>
      <w:r>
        <w:rPr>
          <w:rStyle w:val="CommentReference"/>
        </w:rPr>
        <w:annotationRef/>
      </w:r>
      <w:r>
        <w:t xml:space="preserve">Adding debris back into the sieve with all the roots still in the bowl is not helpful. Roots should be removed from the sieve and placed into the bowl as soon as they accessible. Removing them from the bowl and promptly placing them into the Ziplock reduces breakage and loss of very fine roots. </w:t>
      </w:r>
      <w:r>
        <w:br/>
      </w:r>
      <w:r>
        <w:br/>
        <w:t xml:space="preserve">Doing a final sieve run of the debris accumulated in the bowl (after 98% of roots have been removed) can be helpful to gather remaining stragglers. </w:t>
      </w:r>
    </w:p>
  </w:comment>
  <w:comment w:id="77" w:author="Walsh, Vanessa" w:date="2026-02-18T15:11:00Z" w:initials="VW">
    <w:p w14:paraId="00CAAAB7" w14:textId="77777777" w:rsidR="005D1EC5" w:rsidRDefault="005D1EC5" w:rsidP="005D1EC5">
      <w:pPr>
        <w:pStyle w:val="CommentText"/>
      </w:pPr>
      <w:r>
        <w:rPr>
          <w:rStyle w:val="CommentReference"/>
        </w:rPr>
        <w:annotationRef/>
      </w:r>
      <w:r>
        <w:t>Will need to add info on washing at wet lab on drainage hose and cleanup</w:t>
      </w:r>
    </w:p>
  </w:comment>
  <w:comment w:id="102" w:author="Walsh, Vanessa" w:date="2026-02-18T15:19:00Z" w:initials="VW">
    <w:p w14:paraId="54551431" w14:textId="77777777" w:rsidR="005D1EC5" w:rsidRDefault="005D1EC5" w:rsidP="005D1EC5">
      <w:pPr>
        <w:pStyle w:val="CommentText"/>
      </w:pPr>
      <w:r>
        <w:rPr>
          <w:rStyle w:val="CommentReference"/>
        </w:rPr>
        <w:annotationRef/>
      </w:r>
      <w:r>
        <w:t xml:space="preserve">The left photo would make it seem like the attached fine roots are counted in the Phrag Rhiz category. </w:t>
      </w:r>
    </w:p>
  </w:comment>
  <w:comment w:id="111" w:author="Walsh, Vanessa" w:date="2026-02-20T08:22:00Z" w:initials="VW">
    <w:p w14:paraId="744AE2F8" w14:textId="77777777" w:rsidR="00E05E50" w:rsidRDefault="00E05E50" w:rsidP="00E05E50">
      <w:pPr>
        <w:pStyle w:val="CommentText"/>
      </w:pPr>
      <w:r>
        <w:rPr>
          <w:rStyle w:val="CommentReference"/>
        </w:rPr>
        <w:annotationRef/>
      </w:r>
      <w:r>
        <w:t>Added this photo</w:t>
      </w:r>
    </w:p>
  </w:comment>
  <w:comment w:id="199" w:author="Fisher, Jillian, J" w:date="2026-02-20T10:05:00Z" w:initials="JF">
    <w:p w14:paraId="60C364F9" w14:textId="77777777" w:rsidR="00FA6F50" w:rsidRDefault="00FA6F50" w:rsidP="00FA6F50">
      <w:pPr>
        <w:pStyle w:val="CommentText"/>
      </w:pPr>
      <w:r>
        <w:rPr>
          <w:rStyle w:val="CommentReference"/>
        </w:rPr>
        <w:annotationRef/>
      </w:r>
      <w:r>
        <w:t>In my experience 0.09g C3 samples tends to look like the “bare minimum” for tinning after being ground. Will revisit this subject/update guidelines after more tinning is complete.</w:t>
      </w:r>
    </w:p>
  </w:comment>
  <w:comment w:id="208" w:author="Walsh, Vanessa" w:date="2026-02-18T09:52:00Z" w:initials="VW">
    <w:p w14:paraId="1D8BD0AC" w14:textId="44CD2F6E" w:rsidR="007A080C" w:rsidRDefault="007A080C" w:rsidP="007A080C">
      <w:pPr>
        <w:pStyle w:val="CommentText"/>
      </w:pPr>
      <w:r>
        <w:rPr>
          <w:rStyle w:val="CommentReference"/>
        </w:rPr>
        <w:annotationRef/>
      </w:r>
      <w:r>
        <w:t xml:space="preserve">Do not need to write year and experiment, per GN on 1-16-26 (experiment is deduced from chamber name and year is on bottle.) </w:t>
      </w:r>
    </w:p>
  </w:comment>
  <w:comment w:id="438" w:author="Walsh, Vanessa" w:date="2026-02-18T15:36:00Z" w:initials="VW">
    <w:p w14:paraId="3FDCCBA1" w14:textId="22C4DD57" w:rsidR="00C811DA" w:rsidRDefault="00C811DA" w:rsidP="00C811DA">
      <w:pPr>
        <w:pStyle w:val="CommentText"/>
      </w:pPr>
      <w:r>
        <w:rPr>
          <w:rStyle w:val="CommentReference"/>
        </w:rPr>
        <w:annotationRef/>
      </w:r>
      <w:r>
        <w:t>I have heard mixed answers on this</w:t>
      </w:r>
    </w:p>
  </w:comment>
  <w:comment w:id="443" w:author="Walsh, Vanessa" w:date="2026-02-18T15:37:00Z" w:initials="VW">
    <w:p w14:paraId="0015D6F1" w14:textId="77777777" w:rsidR="00C811DA" w:rsidRDefault="00C811DA" w:rsidP="00C811DA">
      <w:pPr>
        <w:pStyle w:val="CommentText"/>
      </w:pPr>
      <w:r>
        <w:rPr>
          <w:rStyle w:val="CommentReference"/>
        </w:rPr>
        <w:annotationRef/>
      </w:r>
      <w:r>
        <w:t>Write about how to do this in excel and print data sheet with names filled in</w:t>
      </w:r>
    </w:p>
  </w:comment>
  <w:comment w:id="468" w:author="Fisher, Jillian, J" w:date="2026-02-20T10:21:00Z" w:initials="JF">
    <w:p w14:paraId="7AB3F545" w14:textId="77777777" w:rsidR="00670119" w:rsidRDefault="00670119" w:rsidP="00670119">
      <w:pPr>
        <w:pStyle w:val="CommentText"/>
      </w:pPr>
      <w:r>
        <w:rPr>
          <w:rStyle w:val="CommentReference"/>
        </w:rPr>
        <w:annotationRef/>
      </w:r>
      <w:r>
        <w:t>Should we still tin if sample total ends up being between 10-11.9mg, or return material to the vial?</w:t>
      </w:r>
    </w:p>
  </w:comment>
  <w:comment w:id="491" w:author="Stearns, Alice" w:date="2021-02-19T16:19:00Z" w:initials="SA">
    <w:p w14:paraId="7B022D9D" w14:textId="522448E0" w:rsidR="00AC2859" w:rsidRDefault="00AC2859">
      <w:pPr>
        <w:pStyle w:val="CommentText"/>
      </w:pPr>
      <w:r>
        <w:rPr>
          <w:rStyle w:val="CommentReference"/>
        </w:rPr>
        <w:annotationRef/>
      </w:r>
      <w:r>
        <w:rPr>
          <w:noProof/>
        </w:rPr>
        <w:t>Still need to have a discussion on standardizing the file paths  because 2M and SMARTX have a " data sheet for writing weights" folder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6AE1D9" w15:done="0"/>
  <w15:commentEx w15:paraId="3EC3DB6D" w15:done="1"/>
  <w15:commentEx w15:paraId="78EE9C1B" w15:paraIdParent="3EC3DB6D" w15:done="1"/>
  <w15:commentEx w15:paraId="29E0CF24" w15:paraIdParent="3EC3DB6D" w15:done="1"/>
  <w15:commentEx w15:paraId="15E78C60" w15:done="0"/>
  <w15:commentEx w15:paraId="6F010E99" w15:done="1"/>
  <w15:commentEx w15:paraId="1314139E" w15:done="0"/>
  <w15:commentEx w15:paraId="370EFD09" w15:done="0"/>
  <w15:commentEx w15:paraId="1699E79D" w15:done="0"/>
  <w15:commentEx w15:paraId="00CAAAB7" w15:done="0"/>
  <w15:commentEx w15:paraId="54551431" w15:done="0"/>
  <w15:commentEx w15:paraId="744AE2F8" w15:done="0"/>
  <w15:commentEx w15:paraId="60C364F9" w15:done="0"/>
  <w15:commentEx w15:paraId="1D8BD0AC" w15:done="0"/>
  <w15:commentEx w15:paraId="3FDCCBA1" w15:done="0"/>
  <w15:commentEx w15:paraId="0015D6F1" w15:done="0"/>
  <w15:commentEx w15:paraId="7AB3F545" w15:done="0"/>
  <w15:commentEx w15:paraId="7B022D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37A465" w16cex:dateUtc="2026-02-20T13:58:00Z"/>
  <w16cex:commentExtensible w16cex:durableId="23C3DBC9" w16cex:dateUtc="2021-02-02T19:10:00Z"/>
  <w16cex:commentExtensible w16cex:durableId="23D0D8BB" w16cex:dateUtc="2021-02-12T15:36:00Z"/>
  <w16cex:commentExtensible w16cex:durableId="23D211BA" w16cex:dateUtc="2021-02-13T13:52:00Z"/>
  <w16cex:commentExtensible w16cex:durableId="4E38BB14" w16cex:dateUtc="2026-02-18T19:43:00Z"/>
  <w16cex:commentExtensible w16cex:durableId="23D20F7D" w16cex:dateUtc="2021-02-13T13:42:00Z"/>
  <w16cex:commentExtensible w16cex:durableId="2E0A00E2" w16cex:dateUtc="2026-02-20T14:00:00Z"/>
  <w16cex:commentExtensible w16cex:durableId="7BB716F4" w16cex:dateUtc="2026-02-20T14:47:00Z"/>
  <w16cex:commentExtensible w16cex:durableId="4B386E57" w16cex:dateUtc="2026-02-18T19:40:00Z"/>
  <w16cex:commentExtensible w16cex:durableId="57D6CD53" w16cex:dateUtc="2026-02-18T20:11:00Z"/>
  <w16cex:commentExtensible w16cex:durableId="232B37EC" w16cex:dateUtc="2026-02-18T20:19:00Z"/>
  <w16cex:commentExtensible w16cex:durableId="2DF74918" w16cex:dateUtc="2026-02-20T13:22:00Z"/>
  <w16cex:commentExtensible w16cex:durableId="28BDC8B2" w16cex:dateUtc="2026-02-20T15:05:00Z"/>
  <w16cex:commentExtensible w16cex:durableId="641F2394" w16cex:dateUtc="2026-02-18T14:52:00Z"/>
  <w16cex:commentExtensible w16cex:durableId="5CBE9F01" w16cex:dateUtc="2026-02-18T20:36:00Z"/>
  <w16cex:commentExtensible w16cex:durableId="7C08DA73" w16cex:dateUtc="2026-02-18T20:37:00Z"/>
  <w16cex:commentExtensible w16cex:durableId="34E9C19F" w16cex:dateUtc="2026-02-20T15:21:00Z"/>
  <w16cex:commentExtensible w16cex:durableId="23DA6393" w16cex:dateUtc="2021-02-19T2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6AE1D9" w16cid:durableId="3037A465"/>
  <w16cid:commentId w16cid:paraId="3EC3DB6D" w16cid:durableId="23C3DBC9"/>
  <w16cid:commentId w16cid:paraId="78EE9C1B" w16cid:durableId="23D0D8BB"/>
  <w16cid:commentId w16cid:paraId="29E0CF24" w16cid:durableId="23D211BA"/>
  <w16cid:commentId w16cid:paraId="15E78C60" w16cid:durableId="4E38BB14"/>
  <w16cid:commentId w16cid:paraId="6F010E99" w16cid:durableId="23D20F7D"/>
  <w16cid:commentId w16cid:paraId="1314139E" w16cid:durableId="2E0A00E2"/>
  <w16cid:commentId w16cid:paraId="370EFD09" w16cid:durableId="7BB716F4"/>
  <w16cid:commentId w16cid:paraId="1699E79D" w16cid:durableId="4B386E57"/>
  <w16cid:commentId w16cid:paraId="00CAAAB7" w16cid:durableId="57D6CD53"/>
  <w16cid:commentId w16cid:paraId="54551431" w16cid:durableId="232B37EC"/>
  <w16cid:commentId w16cid:paraId="744AE2F8" w16cid:durableId="2DF74918"/>
  <w16cid:commentId w16cid:paraId="60C364F9" w16cid:durableId="28BDC8B2"/>
  <w16cid:commentId w16cid:paraId="1D8BD0AC" w16cid:durableId="641F2394"/>
  <w16cid:commentId w16cid:paraId="3FDCCBA1" w16cid:durableId="5CBE9F01"/>
  <w16cid:commentId w16cid:paraId="0015D6F1" w16cid:durableId="7C08DA73"/>
  <w16cid:commentId w16cid:paraId="7AB3F545" w16cid:durableId="34E9C19F"/>
  <w16cid:commentId w16cid:paraId="7B022D9D" w16cid:durableId="23DA63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D2CA6" w14:textId="5288337E" w:rsidR="00AC2859" w:rsidRDefault="00AC2859" w:rsidP="008B174B">
      <w:pPr>
        <w:spacing w:after="0" w:line="240" w:lineRule="auto"/>
      </w:pPr>
      <w:r>
        <w:separator/>
      </w:r>
    </w:p>
  </w:endnote>
  <w:endnote w:type="continuationSeparator" w:id="0">
    <w:p w14:paraId="0284C3D7" w14:textId="1FAEADD8" w:rsidR="00AC2859" w:rsidRDefault="00AC2859" w:rsidP="008B1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197642"/>
      <w:docPartObj>
        <w:docPartGallery w:val="Page Numbers (Bottom of Page)"/>
        <w:docPartUnique/>
      </w:docPartObj>
    </w:sdtPr>
    <w:sdtEndPr>
      <w:rPr>
        <w:color w:val="7F7F7F" w:themeColor="background1" w:themeShade="7F"/>
        <w:spacing w:val="60"/>
      </w:rPr>
    </w:sdtEndPr>
    <w:sdtContent>
      <w:p w14:paraId="764A0E5C" w14:textId="1CFEDF6E" w:rsidR="00AC2859" w:rsidRDefault="00AC285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15E180" w14:textId="77777777" w:rsidR="00AC2859" w:rsidRDefault="00AC2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36492" w14:textId="77777777" w:rsidR="00AC2859" w:rsidRDefault="00AC2859" w:rsidP="008B174B">
      <w:pPr>
        <w:spacing w:after="0" w:line="240" w:lineRule="auto"/>
      </w:pPr>
      <w:r>
        <w:separator/>
      </w:r>
    </w:p>
  </w:footnote>
  <w:footnote w:type="continuationSeparator" w:id="0">
    <w:p w14:paraId="529A19ED" w14:textId="517EE559" w:rsidR="00AC2859" w:rsidRDefault="00AC2859" w:rsidP="008B17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33D15" w14:textId="006FF076" w:rsidR="00AC2859" w:rsidRDefault="00AC2859">
    <w:pPr>
      <w:pStyle w:val="Header"/>
    </w:pPr>
    <w:r>
      <w:t>Ingrowth Core Processing Protocol</w:t>
    </w:r>
    <w:r>
      <w:tab/>
    </w:r>
    <w:r>
      <w:tab/>
      <w:t>Created 12/31/2019 Andrew Peresta</w:t>
    </w:r>
  </w:p>
  <w:p w14:paraId="2016D5D7" w14:textId="2224646E" w:rsidR="00AC2859" w:rsidRDefault="00AC2859">
    <w:pPr>
      <w:pStyle w:val="Header"/>
    </w:pPr>
    <w:r>
      <w:tab/>
    </w:r>
    <w:r>
      <w:tab/>
      <w:t xml:space="preserve">Edited </w:t>
    </w:r>
    <w:r w:rsidR="008C6A4C">
      <w:t>3</w:t>
    </w:r>
    <w:r>
      <w:t>/</w:t>
    </w:r>
    <w:r w:rsidR="008C6A4C">
      <w:t>27</w:t>
    </w:r>
    <w:r>
      <w:t>/202</w:t>
    </w:r>
    <w:r w:rsidR="008C6A4C">
      <w:t>3</w:t>
    </w:r>
    <w:r>
      <w:t xml:space="preserve"> A</w:t>
    </w:r>
    <w:r w:rsidR="008C6A4C">
      <w:t>JP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6B5"/>
    <w:multiLevelType w:val="hybridMultilevel"/>
    <w:tmpl w:val="55C49082"/>
    <w:lvl w:ilvl="0" w:tplc="A17813F0">
      <w:start w:val="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BB46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1F4E53"/>
    <w:multiLevelType w:val="hybridMultilevel"/>
    <w:tmpl w:val="2CE84AB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7A652C"/>
    <w:multiLevelType w:val="hybridMultilevel"/>
    <w:tmpl w:val="EBACCED4"/>
    <w:lvl w:ilvl="0" w:tplc="105AA220">
      <w:start w:val="1"/>
      <w:numFmt w:val="decimal"/>
      <w:lvlText w:val="%1."/>
      <w:lvlJc w:val="left"/>
      <w:pPr>
        <w:ind w:left="720" w:hanging="360"/>
      </w:pPr>
      <w:rPr>
        <w:rFonts w:asciiTheme="minorHAnsi" w:eastAsiaTheme="minorHAnsi" w:hAnsiTheme="minorHAnsi" w:cstheme="minorBidi"/>
        <w:b w:val="0"/>
        <w:bC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93E432C"/>
    <w:multiLevelType w:val="hybridMultilevel"/>
    <w:tmpl w:val="48206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EE79B0"/>
    <w:multiLevelType w:val="hybridMultilevel"/>
    <w:tmpl w:val="819A68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E3DDB"/>
    <w:multiLevelType w:val="hybridMultilevel"/>
    <w:tmpl w:val="CF406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2237E9"/>
    <w:multiLevelType w:val="multilevel"/>
    <w:tmpl w:val="5A167D7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9A48E0"/>
    <w:multiLevelType w:val="hybridMultilevel"/>
    <w:tmpl w:val="9F4A8C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716851"/>
    <w:multiLevelType w:val="hybridMultilevel"/>
    <w:tmpl w:val="0A4A3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20155E"/>
    <w:multiLevelType w:val="hybridMultilevel"/>
    <w:tmpl w:val="F0824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E906A2"/>
    <w:multiLevelType w:val="multilevel"/>
    <w:tmpl w:val="2A905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302786"/>
    <w:multiLevelType w:val="multilevel"/>
    <w:tmpl w:val="D98C77A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19324990"/>
    <w:multiLevelType w:val="hybridMultilevel"/>
    <w:tmpl w:val="07B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185107"/>
    <w:multiLevelType w:val="hybridMultilevel"/>
    <w:tmpl w:val="8CDA1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42098B"/>
    <w:multiLevelType w:val="multilevel"/>
    <w:tmpl w:val="A4AE54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AF684A"/>
    <w:multiLevelType w:val="hybridMultilevel"/>
    <w:tmpl w:val="18F6DBC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B44624"/>
    <w:multiLevelType w:val="hybridMultilevel"/>
    <w:tmpl w:val="46AA7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320A88"/>
    <w:multiLevelType w:val="multilevel"/>
    <w:tmpl w:val="648E0C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1C392E"/>
    <w:multiLevelType w:val="multilevel"/>
    <w:tmpl w:val="CC1A8A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65168C"/>
    <w:multiLevelType w:val="hybridMultilevel"/>
    <w:tmpl w:val="470ACFB8"/>
    <w:lvl w:ilvl="0" w:tplc="3F865C7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DA35C4"/>
    <w:multiLevelType w:val="hybridMultilevel"/>
    <w:tmpl w:val="A74EF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0A61C2"/>
    <w:multiLevelType w:val="multilevel"/>
    <w:tmpl w:val="2B4668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2666FE"/>
    <w:multiLevelType w:val="multilevel"/>
    <w:tmpl w:val="E112301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6D3453"/>
    <w:multiLevelType w:val="multilevel"/>
    <w:tmpl w:val="FF0E76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0B595C"/>
    <w:multiLevelType w:val="multilevel"/>
    <w:tmpl w:val="B50626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F448C1"/>
    <w:multiLevelType w:val="hybridMultilevel"/>
    <w:tmpl w:val="AA168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25F67D2C"/>
    <w:multiLevelType w:val="hybridMultilevel"/>
    <w:tmpl w:val="9BC66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D015B7"/>
    <w:multiLevelType w:val="multilevel"/>
    <w:tmpl w:val="71C27D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B660C8"/>
    <w:multiLevelType w:val="hybridMultilevel"/>
    <w:tmpl w:val="13BEA4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23E43BA"/>
    <w:multiLevelType w:val="hybridMultilevel"/>
    <w:tmpl w:val="8B326EE6"/>
    <w:lvl w:ilvl="0" w:tplc="3CA873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27E5079"/>
    <w:multiLevelType w:val="multilevel"/>
    <w:tmpl w:val="F2E275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B273D3"/>
    <w:multiLevelType w:val="multilevel"/>
    <w:tmpl w:val="4D063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1F483A"/>
    <w:multiLevelType w:val="hybridMultilevel"/>
    <w:tmpl w:val="1466E85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47E776A"/>
    <w:multiLevelType w:val="hybridMultilevel"/>
    <w:tmpl w:val="C6982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122900"/>
    <w:multiLevelType w:val="hybridMultilevel"/>
    <w:tmpl w:val="38021A72"/>
    <w:lvl w:ilvl="0" w:tplc="0DAA74C0">
      <w:start w:val="1"/>
      <w:numFmt w:val="decimal"/>
      <w:lvlText w:val="%1."/>
      <w:lvlJc w:val="left"/>
      <w:pPr>
        <w:ind w:left="720" w:hanging="360"/>
      </w:pPr>
      <w:rPr>
        <w:rFonts w:asciiTheme="minorHAnsi" w:eastAsiaTheme="minorHAnsi" w:hAnsiTheme="minorHAnsi" w:cstheme="minorBidi"/>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8EC72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99A785A"/>
    <w:multiLevelType w:val="hybridMultilevel"/>
    <w:tmpl w:val="115EB254"/>
    <w:lvl w:ilvl="0" w:tplc="BA922C8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9BC31A2"/>
    <w:multiLevelType w:val="hybridMultilevel"/>
    <w:tmpl w:val="901CF5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D873436"/>
    <w:multiLevelType w:val="hybridMultilevel"/>
    <w:tmpl w:val="701EB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0565D8E"/>
    <w:multiLevelType w:val="multilevel"/>
    <w:tmpl w:val="C0BEF36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409C5F6C"/>
    <w:multiLevelType w:val="hybridMultilevel"/>
    <w:tmpl w:val="C1708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16639C8"/>
    <w:multiLevelType w:val="hybridMultilevel"/>
    <w:tmpl w:val="FADEAE8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630895"/>
    <w:multiLevelType w:val="multilevel"/>
    <w:tmpl w:val="C9B815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594BC6"/>
    <w:multiLevelType w:val="multilevel"/>
    <w:tmpl w:val="74D6C5B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8F129E"/>
    <w:multiLevelType w:val="multilevel"/>
    <w:tmpl w:val="C0A069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EE1974"/>
    <w:multiLevelType w:val="hybridMultilevel"/>
    <w:tmpl w:val="3690B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08F4182"/>
    <w:multiLevelType w:val="multilevel"/>
    <w:tmpl w:val="BA1676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D7065D"/>
    <w:multiLevelType w:val="hybridMultilevel"/>
    <w:tmpl w:val="BD504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3872B8D"/>
    <w:multiLevelType w:val="hybridMultilevel"/>
    <w:tmpl w:val="E1062EC0"/>
    <w:lvl w:ilvl="0" w:tplc="8F0A164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58F168B"/>
    <w:multiLevelType w:val="multilevel"/>
    <w:tmpl w:val="2EB2BB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67D4485"/>
    <w:multiLevelType w:val="multilevel"/>
    <w:tmpl w:val="D31C4EE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C84C7B"/>
    <w:multiLevelType w:val="hybridMultilevel"/>
    <w:tmpl w:val="8C44A23A"/>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8601C71"/>
    <w:multiLevelType w:val="multilevel"/>
    <w:tmpl w:val="848C550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946A57"/>
    <w:multiLevelType w:val="hybridMultilevel"/>
    <w:tmpl w:val="CF14F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7D5B90"/>
    <w:multiLevelType w:val="multilevel"/>
    <w:tmpl w:val="CC92B2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DC03E9"/>
    <w:multiLevelType w:val="hybridMultilevel"/>
    <w:tmpl w:val="4F98E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CD22480"/>
    <w:multiLevelType w:val="hybridMultilevel"/>
    <w:tmpl w:val="4B58FC3E"/>
    <w:lvl w:ilvl="0" w:tplc="86B8C6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D781280"/>
    <w:multiLevelType w:val="hybridMultilevel"/>
    <w:tmpl w:val="05201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DA54F60"/>
    <w:multiLevelType w:val="multilevel"/>
    <w:tmpl w:val="B6D22F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5F2E57"/>
    <w:multiLevelType w:val="hybridMultilevel"/>
    <w:tmpl w:val="7EAC09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1E7366A"/>
    <w:multiLevelType w:val="hybridMultilevel"/>
    <w:tmpl w:val="819A68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30B6B45"/>
    <w:multiLevelType w:val="hybridMultilevel"/>
    <w:tmpl w:val="14C41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43214A6"/>
    <w:multiLevelType w:val="hybridMultilevel"/>
    <w:tmpl w:val="E3EA28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91B091A"/>
    <w:multiLevelType w:val="hybridMultilevel"/>
    <w:tmpl w:val="B07AA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A394E35"/>
    <w:multiLevelType w:val="multilevel"/>
    <w:tmpl w:val="FB5C9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963CC9"/>
    <w:multiLevelType w:val="multilevel"/>
    <w:tmpl w:val="6E40EA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1C209E"/>
    <w:multiLevelType w:val="hybridMultilevel"/>
    <w:tmpl w:val="C9846E4C"/>
    <w:lvl w:ilvl="0" w:tplc="DB1A31B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E8B166A"/>
    <w:multiLevelType w:val="hybridMultilevel"/>
    <w:tmpl w:val="55249B74"/>
    <w:lvl w:ilvl="0" w:tplc="D82E1740">
      <w:start w:val="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1BF0381"/>
    <w:multiLevelType w:val="hybridMultilevel"/>
    <w:tmpl w:val="9BC663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2560CE3"/>
    <w:multiLevelType w:val="multilevel"/>
    <w:tmpl w:val="0F3A89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4F136B"/>
    <w:multiLevelType w:val="hybridMultilevel"/>
    <w:tmpl w:val="1E7000C8"/>
    <w:lvl w:ilvl="0" w:tplc="DCAEB76C">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6CD7965"/>
    <w:multiLevelType w:val="hybridMultilevel"/>
    <w:tmpl w:val="D482F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9186B10"/>
    <w:multiLevelType w:val="hybridMultilevel"/>
    <w:tmpl w:val="2CAADF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9BA3454"/>
    <w:multiLevelType w:val="multilevel"/>
    <w:tmpl w:val="945271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C50286"/>
    <w:multiLevelType w:val="multilevel"/>
    <w:tmpl w:val="E2F0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0382498">
    <w:abstractNumId w:val="21"/>
  </w:num>
  <w:num w:numId="2" w16cid:durableId="830875304">
    <w:abstractNumId w:val="14"/>
  </w:num>
  <w:num w:numId="3" w16cid:durableId="763916705">
    <w:abstractNumId w:val="29"/>
  </w:num>
  <w:num w:numId="4" w16cid:durableId="896091200">
    <w:abstractNumId w:val="56"/>
  </w:num>
  <w:num w:numId="5" w16cid:durableId="1993486849">
    <w:abstractNumId w:val="17"/>
  </w:num>
  <w:num w:numId="6" w16cid:durableId="169149507">
    <w:abstractNumId w:val="39"/>
  </w:num>
  <w:num w:numId="7" w16cid:durableId="1955626955">
    <w:abstractNumId w:val="57"/>
  </w:num>
  <w:num w:numId="8" w16cid:durableId="1160846191">
    <w:abstractNumId w:val="35"/>
  </w:num>
  <w:num w:numId="9" w16cid:durableId="1314412169">
    <w:abstractNumId w:val="16"/>
  </w:num>
  <w:num w:numId="10" w16cid:durableId="587541791">
    <w:abstractNumId w:val="49"/>
  </w:num>
  <w:num w:numId="11" w16cid:durableId="1818565530">
    <w:abstractNumId w:val="71"/>
  </w:num>
  <w:num w:numId="12" w16cid:durableId="1985967220">
    <w:abstractNumId w:val="54"/>
  </w:num>
  <w:num w:numId="13" w16cid:durableId="1239829199">
    <w:abstractNumId w:val="60"/>
  </w:num>
  <w:num w:numId="14" w16cid:durableId="1760053841">
    <w:abstractNumId w:val="67"/>
  </w:num>
  <w:num w:numId="15" w16cid:durableId="779102200">
    <w:abstractNumId w:val="8"/>
  </w:num>
  <w:num w:numId="16" w16cid:durableId="22753918">
    <w:abstractNumId w:val="52"/>
  </w:num>
  <w:num w:numId="17" w16cid:durableId="2034450444">
    <w:abstractNumId w:val="3"/>
  </w:num>
  <w:num w:numId="18" w16cid:durableId="2072531696">
    <w:abstractNumId w:val="26"/>
  </w:num>
  <w:num w:numId="19" w16cid:durableId="135999926">
    <w:abstractNumId w:val="33"/>
  </w:num>
  <w:num w:numId="20" w16cid:durableId="1247957197">
    <w:abstractNumId w:val="9"/>
  </w:num>
  <w:num w:numId="21" w16cid:durableId="1763601487">
    <w:abstractNumId w:val="37"/>
  </w:num>
  <w:num w:numId="22" w16cid:durableId="220293893">
    <w:abstractNumId w:val="20"/>
  </w:num>
  <w:num w:numId="23" w16cid:durableId="1411779187">
    <w:abstractNumId w:val="5"/>
  </w:num>
  <w:num w:numId="24" w16cid:durableId="1832333949">
    <w:abstractNumId w:val="0"/>
  </w:num>
  <w:num w:numId="25" w16cid:durableId="1738278420">
    <w:abstractNumId w:val="68"/>
  </w:num>
  <w:num w:numId="26" w16cid:durableId="669991411">
    <w:abstractNumId w:val="41"/>
  </w:num>
  <w:num w:numId="27" w16cid:durableId="1284843773">
    <w:abstractNumId w:val="63"/>
  </w:num>
  <w:num w:numId="28" w16cid:durableId="1145316119">
    <w:abstractNumId w:val="30"/>
  </w:num>
  <w:num w:numId="29" w16cid:durableId="1732927346">
    <w:abstractNumId w:val="13"/>
  </w:num>
  <w:num w:numId="30" w16cid:durableId="187065317">
    <w:abstractNumId w:val="72"/>
  </w:num>
  <w:num w:numId="31" w16cid:durableId="369964190">
    <w:abstractNumId w:val="69"/>
  </w:num>
  <w:num w:numId="32" w16cid:durableId="1161580707">
    <w:abstractNumId w:val="27"/>
  </w:num>
  <w:num w:numId="33" w16cid:durableId="609319111">
    <w:abstractNumId w:val="61"/>
  </w:num>
  <w:num w:numId="34" w16cid:durableId="1651400446">
    <w:abstractNumId w:val="42"/>
  </w:num>
  <w:num w:numId="35" w16cid:durableId="77793844">
    <w:abstractNumId w:val="34"/>
  </w:num>
  <w:num w:numId="36" w16cid:durableId="1523736746">
    <w:abstractNumId w:val="10"/>
  </w:num>
  <w:num w:numId="37" w16cid:durableId="725488123">
    <w:abstractNumId w:val="73"/>
  </w:num>
  <w:num w:numId="38" w16cid:durableId="2081293141">
    <w:abstractNumId w:val="2"/>
  </w:num>
  <w:num w:numId="39" w16cid:durableId="1229269419">
    <w:abstractNumId w:val="46"/>
  </w:num>
  <w:num w:numId="40" w16cid:durableId="377781986">
    <w:abstractNumId w:val="4"/>
  </w:num>
  <w:num w:numId="41" w16cid:durableId="2105413934">
    <w:abstractNumId w:val="48"/>
  </w:num>
  <w:num w:numId="42" w16cid:durableId="1860508452">
    <w:abstractNumId w:val="64"/>
  </w:num>
  <w:num w:numId="43" w16cid:durableId="1569071311">
    <w:abstractNumId w:val="62"/>
  </w:num>
  <w:num w:numId="44" w16cid:durableId="209609347">
    <w:abstractNumId w:val="1"/>
  </w:num>
  <w:num w:numId="45" w16cid:durableId="1475030493">
    <w:abstractNumId w:val="36"/>
  </w:num>
  <w:num w:numId="46" w16cid:durableId="335765484">
    <w:abstractNumId w:val="38"/>
  </w:num>
  <w:num w:numId="47" w16cid:durableId="1411122483">
    <w:abstractNumId w:val="32"/>
  </w:num>
  <w:num w:numId="48" w16cid:durableId="439839359">
    <w:abstractNumId w:val="18"/>
  </w:num>
  <w:num w:numId="49" w16cid:durableId="1416246093">
    <w:abstractNumId w:val="50"/>
  </w:num>
  <w:num w:numId="50" w16cid:durableId="627663210">
    <w:abstractNumId w:val="25"/>
  </w:num>
  <w:num w:numId="51" w16cid:durableId="593633796">
    <w:abstractNumId w:val="28"/>
  </w:num>
  <w:num w:numId="52" w16cid:durableId="874774809">
    <w:abstractNumId w:val="40"/>
  </w:num>
  <w:num w:numId="53" w16cid:durableId="1339313827">
    <w:abstractNumId w:val="12"/>
  </w:num>
  <w:num w:numId="54" w16cid:durableId="1444232533">
    <w:abstractNumId w:val="15"/>
  </w:num>
  <w:num w:numId="55" w16cid:durableId="1339622740">
    <w:abstractNumId w:val="59"/>
  </w:num>
  <w:num w:numId="56" w16cid:durableId="1022710591">
    <w:abstractNumId w:val="24"/>
  </w:num>
  <w:num w:numId="57" w16cid:durableId="349263399">
    <w:abstractNumId w:val="70"/>
  </w:num>
  <w:num w:numId="58" w16cid:durableId="2142384163">
    <w:abstractNumId w:val="45"/>
  </w:num>
  <w:num w:numId="59" w16cid:durableId="187835146">
    <w:abstractNumId w:val="7"/>
  </w:num>
  <w:num w:numId="60" w16cid:durableId="2073112383">
    <w:abstractNumId w:val="31"/>
  </w:num>
  <w:num w:numId="61" w16cid:durableId="1693647460">
    <w:abstractNumId w:val="53"/>
  </w:num>
  <w:num w:numId="62" w16cid:durableId="1690789830">
    <w:abstractNumId w:val="44"/>
  </w:num>
  <w:num w:numId="63" w16cid:durableId="1821001276">
    <w:abstractNumId w:val="11"/>
  </w:num>
  <w:num w:numId="64" w16cid:durableId="1871649506">
    <w:abstractNumId w:val="65"/>
  </w:num>
  <w:num w:numId="65" w16cid:durableId="127237613">
    <w:abstractNumId w:val="43"/>
  </w:num>
  <w:num w:numId="66" w16cid:durableId="1699508526">
    <w:abstractNumId w:val="55"/>
  </w:num>
  <w:num w:numId="67" w16cid:durableId="1497762692">
    <w:abstractNumId w:val="66"/>
  </w:num>
  <w:num w:numId="68" w16cid:durableId="417757121">
    <w:abstractNumId w:val="74"/>
  </w:num>
  <w:num w:numId="69" w16cid:durableId="1437285464">
    <w:abstractNumId w:val="19"/>
  </w:num>
  <w:num w:numId="70" w16cid:durableId="810749962">
    <w:abstractNumId w:val="22"/>
  </w:num>
  <w:num w:numId="71" w16cid:durableId="656501260">
    <w:abstractNumId w:val="51"/>
  </w:num>
  <w:num w:numId="72" w16cid:durableId="1797260679">
    <w:abstractNumId w:val="47"/>
  </w:num>
  <w:num w:numId="73" w16cid:durableId="707487793">
    <w:abstractNumId w:val="23"/>
  </w:num>
  <w:num w:numId="74" w16cid:durableId="2135102139">
    <w:abstractNumId w:val="75"/>
  </w:num>
  <w:num w:numId="75" w16cid:durableId="672027963">
    <w:abstractNumId w:val="58"/>
  </w:num>
  <w:num w:numId="76" w16cid:durableId="1872767758">
    <w:abstractNumId w:val="6"/>
  </w:num>
  <w:numIdMacAtCleanup w:val="7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sh, Vanessa">
    <w15:presenceInfo w15:providerId="AD" w15:userId="S::WalshV@si.edu::8e71bdac-a07e-412f-98c4-dae3b22a85e9"/>
  </w15:person>
  <w15:person w15:author="Stearns, Alice">
    <w15:presenceInfo w15:providerId="AD" w15:userId="S::StearnsA@SI.EDU::684c3d5d-e777-4c7e-9467-49d6a8fd3361"/>
  </w15:person>
  <w15:person w15:author="Manyin, Mikayla">
    <w15:presenceInfo w15:providerId="AD" w15:userId="S::ManyinM@SI.EDU::63f878b3-9f6b-4c6a-9169-bf1b24964710"/>
  </w15:person>
  <w15:person w15:author="Megonigal, Patrick">
    <w15:presenceInfo w15:providerId="AD" w15:userId="S::megonigalp@SI.EDU::e2536e19-cab7-4e54-aa9f-366de4ca592f"/>
  </w15:person>
  <w15:person w15:author="Fisher, Jillian, J">
    <w15:presenceInfo w15:providerId="AD" w15:userId="S::FisherJJ@si.edu::1e6d5697-3b99-46a1-87f9-4df8f7d12f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revisionView w:markup="0"/>
  <w:defaultTabStop w:val="720"/>
  <w:characterSpacingControl w:val="doNotCompress"/>
  <w:hdrShapeDefaults>
    <o:shapedefaults v:ext="edit" spidmax="1269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B31"/>
    <w:rsid w:val="000128CE"/>
    <w:rsid w:val="00027534"/>
    <w:rsid w:val="00030E97"/>
    <w:rsid w:val="000357E9"/>
    <w:rsid w:val="00035DED"/>
    <w:rsid w:val="00057BA6"/>
    <w:rsid w:val="00060B58"/>
    <w:rsid w:val="000700A5"/>
    <w:rsid w:val="00075D23"/>
    <w:rsid w:val="00092295"/>
    <w:rsid w:val="00093114"/>
    <w:rsid w:val="000A4B6B"/>
    <w:rsid w:val="000B1B2C"/>
    <w:rsid w:val="000B3CEB"/>
    <w:rsid w:val="000B5998"/>
    <w:rsid w:val="000D138F"/>
    <w:rsid w:val="000D13C8"/>
    <w:rsid w:val="000D3002"/>
    <w:rsid w:val="000D3631"/>
    <w:rsid w:val="000D7146"/>
    <w:rsid w:val="000E0106"/>
    <w:rsid w:val="000E2CFB"/>
    <w:rsid w:val="000E426B"/>
    <w:rsid w:val="000E55DB"/>
    <w:rsid w:val="000F07FA"/>
    <w:rsid w:val="000F0CA9"/>
    <w:rsid w:val="000F229A"/>
    <w:rsid w:val="00104AB2"/>
    <w:rsid w:val="00105229"/>
    <w:rsid w:val="0011778C"/>
    <w:rsid w:val="00130CDB"/>
    <w:rsid w:val="00133BE6"/>
    <w:rsid w:val="0013728C"/>
    <w:rsid w:val="00161746"/>
    <w:rsid w:val="00164CF3"/>
    <w:rsid w:val="00172C1D"/>
    <w:rsid w:val="001749D6"/>
    <w:rsid w:val="00186512"/>
    <w:rsid w:val="0019668A"/>
    <w:rsid w:val="001A07BB"/>
    <w:rsid w:val="001A33F9"/>
    <w:rsid w:val="001A5851"/>
    <w:rsid w:val="001F389C"/>
    <w:rsid w:val="002011CE"/>
    <w:rsid w:val="002079D0"/>
    <w:rsid w:val="00222AB6"/>
    <w:rsid w:val="00231DE7"/>
    <w:rsid w:val="00237274"/>
    <w:rsid w:val="00237577"/>
    <w:rsid w:val="002411A9"/>
    <w:rsid w:val="00251E1A"/>
    <w:rsid w:val="0027381C"/>
    <w:rsid w:val="00276DFD"/>
    <w:rsid w:val="00290192"/>
    <w:rsid w:val="002918BD"/>
    <w:rsid w:val="002A67FB"/>
    <w:rsid w:val="002C6F2A"/>
    <w:rsid w:val="002D6FCB"/>
    <w:rsid w:val="002D7ABA"/>
    <w:rsid w:val="002E29DF"/>
    <w:rsid w:val="002E4974"/>
    <w:rsid w:val="002E6544"/>
    <w:rsid w:val="0030090A"/>
    <w:rsid w:val="00332CFE"/>
    <w:rsid w:val="00334702"/>
    <w:rsid w:val="00345F81"/>
    <w:rsid w:val="0034634F"/>
    <w:rsid w:val="0035776F"/>
    <w:rsid w:val="003625CB"/>
    <w:rsid w:val="00364845"/>
    <w:rsid w:val="0036650E"/>
    <w:rsid w:val="00367A7D"/>
    <w:rsid w:val="00367DB6"/>
    <w:rsid w:val="003A6716"/>
    <w:rsid w:val="003B003E"/>
    <w:rsid w:val="003B0AA3"/>
    <w:rsid w:val="003B6777"/>
    <w:rsid w:val="003B6AB3"/>
    <w:rsid w:val="003B79F8"/>
    <w:rsid w:val="003C1DF2"/>
    <w:rsid w:val="003C31DA"/>
    <w:rsid w:val="003C4126"/>
    <w:rsid w:val="003C5998"/>
    <w:rsid w:val="003D5C92"/>
    <w:rsid w:val="003D70D6"/>
    <w:rsid w:val="003E0784"/>
    <w:rsid w:val="003F02F0"/>
    <w:rsid w:val="003F20F2"/>
    <w:rsid w:val="00402D2D"/>
    <w:rsid w:val="00420081"/>
    <w:rsid w:val="00422A9C"/>
    <w:rsid w:val="00427B9E"/>
    <w:rsid w:val="004431C5"/>
    <w:rsid w:val="00444377"/>
    <w:rsid w:val="00444C53"/>
    <w:rsid w:val="004461FB"/>
    <w:rsid w:val="00460F0F"/>
    <w:rsid w:val="00472FD2"/>
    <w:rsid w:val="00474512"/>
    <w:rsid w:val="00480A5D"/>
    <w:rsid w:val="004822D0"/>
    <w:rsid w:val="004879F8"/>
    <w:rsid w:val="00491047"/>
    <w:rsid w:val="004A194E"/>
    <w:rsid w:val="004A4733"/>
    <w:rsid w:val="004A547A"/>
    <w:rsid w:val="004B0F11"/>
    <w:rsid w:val="004B204E"/>
    <w:rsid w:val="004B5ABA"/>
    <w:rsid w:val="004D01D4"/>
    <w:rsid w:val="004D3587"/>
    <w:rsid w:val="004D36DA"/>
    <w:rsid w:val="004E5513"/>
    <w:rsid w:val="004F7A98"/>
    <w:rsid w:val="00501F53"/>
    <w:rsid w:val="00523E9A"/>
    <w:rsid w:val="00533B08"/>
    <w:rsid w:val="005419D2"/>
    <w:rsid w:val="00562E67"/>
    <w:rsid w:val="005713A7"/>
    <w:rsid w:val="0057310D"/>
    <w:rsid w:val="00577284"/>
    <w:rsid w:val="00587773"/>
    <w:rsid w:val="0059088B"/>
    <w:rsid w:val="00597491"/>
    <w:rsid w:val="005A25B1"/>
    <w:rsid w:val="005A7D31"/>
    <w:rsid w:val="005B4D1B"/>
    <w:rsid w:val="005C1DDC"/>
    <w:rsid w:val="005D1EC5"/>
    <w:rsid w:val="005D4986"/>
    <w:rsid w:val="005E226F"/>
    <w:rsid w:val="005E7AB5"/>
    <w:rsid w:val="005F4743"/>
    <w:rsid w:val="005F4B81"/>
    <w:rsid w:val="005F5AF0"/>
    <w:rsid w:val="0060226C"/>
    <w:rsid w:val="006117C5"/>
    <w:rsid w:val="00615EE1"/>
    <w:rsid w:val="006238D4"/>
    <w:rsid w:val="00643613"/>
    <w:rsid w:val="006476FD"/>
    <w:rsid w:val="00650FD6"/>
    <w:rsid w:val="006525EB"/>
    <w:rsid w:val="00652805"/>
    <w:rsid w:val="0066463C"/>
    <w:rsid w:val="00665468"/>
    <w:rsid w:val="00666A5E"/>
    <w:rsid w:val="00670119"/>
    <w:rsid w:val="0067145B"/>
    <w:rsid w:val="00675370"/>
    <w:rsid w:val="006762D9"/>
    <w:rsid w:val="00693F54"/>
    <w:rsid w:val="006975D8"/>
    <w:rsid w:val="006B408A"/>
    <w:rsid w:val="006B7646"/>
    <w:rsid w:val="006C2161"/>
    <w:rsid w:val="006C3566"/>
    <w:rsid w:val="006C4A6D"/>
    <w:rsid w:val="006D3E62"/>
    <w:rsid w:val="006E68CE"/>
    <w:rsid w:val="006F0F81"/>
    <w:rsid w:val="00714A85"/>
    <w:rsid w:val="007232FE"/>
    <w:rsid w:val="00732C64"/>
    <w:rsid w:val="0073623C"/>
    <w:rsid w:val="007573FF"/>
    <w:rsid w:val="007617E7"/>
    <w:rsid w:val="00761917"/>
    <w:rsid w:val="00775107"/>
    <w:rsid w:val="00790DF8"/>
    <w:rsid w:val="007936FA"/>
    <w:rsid w:val="007A080C"/>
    <w:rsid w:val="007C5750"/>
    <w:rsid w:val="007C5FF0"/>
    <w:rsid w:val="007D0EE6"/>
    <w:rsid w:val="007E1E31"/>
    <w:rsid w:val="007F1FCA"/>
    <w:rsid w:val="00807F23"/>
    <w:rsid w:val="00815196"/>
    <w:rsid w:val="0081580A"/>
    <w:rsid w:val="00821D29"/>
    <w:rsid w:val="008246D0"/>
    <w:rsid w:val="00824754"/>
    <w:rsid w:val="0083499D"/>
    <w:rsid w:val="00835E0E"/>
    <w:rsid w:val="008406B2"/>
    <w:rsid w:val="00844794"/>
    <w:rsid w:val="00850119"/>
    <w:rsid w:val="00851CFB"/>
    <w:rsid w:val="00861EB8"/>
    <w:rsid w:val="0086247F"/>
    <w:rsid w:val="00864179"/>
    <w:rsid w:val="00865BB6"/>
    <w:rsid w:val="00870B3A"/>
    <w:rsid w:val="00871A8C"/>
    <w:rsid w:val="008730EC"/>
    <w:rsid w:val="00881F9D"/>
    <w:rsid w:val="00885E82"/>
    <w:rsid w:val="008869B4"/>
    <w:rsid w:val="008911B6"/>
    <w:rsid w:val="008A02AB"/>
    <w:rsid w:val="008B174B"/>
    <w:rsid w:val="008C6A4C"/>
    <w:rsid w:val="008E5A3A"/>
    <w:rsid w:val="008F3F9D"/>
    <w:rsid w:val="00907B60"/>
    <w:rsid w:val="00921F51"/>
    <w:rsid w:val="0092220C"/>
    <w:rsid w:val="0092447D"/>
    <w:rsid w:val="00931BAA"/>
    <w:rsid w:val="00935582"/>
    <w:rsid w:val="00936947"/>
    <w:rsid w:val="00937D87"/>
    <w:rsid w:val="0097198A"/>
    <w:rsid w:val="00987DEE"/>
    <w:rsid w:val="009922B6"/>
    <w:rsid w:val="009A3A1E"/>
    <w:rsid w:val="009A7177"/>
    <w:rsid w:val="009C0D46"/>
    <w:rsid w:val="009E282B"/>
    <w:rsid w:val="009E6421"/>
    <w:rsid w:val="009E6C5E"/>
    <w:rsid w:val="009F3653"/>
    <w:rsid w:val="009F64AA"/>
    <w:rsid w:val="00A06E14"/>
    <w:rsid w:val="00A113DF"/>
    <w:rsid w:val="00A13B31"/>
    <w:rsid w:val="00A15C6F"/>
    <w:rsid w:val="00A2081E"/>
    <w:rsid w:val="00A21155"/>
    <w:rsid w:val="00A21E2A"/>
    <w:rsid w:val="00A23F3B"/>
    <w:rsid w:val="00A248B5"/>
    <w:rsid w:val="00A42A13"/>
    <w:rsid w:val="00A47321"/>
    <w:rsid w:val="00A618A8"/>
    <w:rsid w:val="00A64D07"/>
    <w:rsid w:val="00A67D99"/>
    <w:rsid w:val="00A73A3A"/>
    <w:rsid w:val="00A7551F"/>
    <w:rsid w:val="00A821F3"/>
    <w:rsid w:val="00AB52F0"/>
    <w:rsid w:val="00AC2859"/>
    <w:rsid w:val="00AC4479"/>
    <w:rsid w:val="00AD16FE"/>
    <w:rsid w:val="00AD262F"/>
    <w:rsid w:val="00B00648"/>
    <w:rsid w:val="00B0215F"/>
    <w:rsid w:val="00B173F3"/>
    <w:rsid w:val="00B440A8"/>
    <w:rsid w:val="00B51709"/>
    <w:rsid w:val="00B54FBD"/>
    <w:rsid w:val="00B5563A"/>
    <w:rsid w:val="00B55CE3"/>
    <w:rsid w:val="00B65D33"/>
    <w:rsid w:val="00B65FFE"/>
    <w:rsid w:val="00B66BDA"/>
    <w:rsid w:val="00B66E00"/>
    <w:rsid w:val="00B7351A"/>
    <w:rsid w:val="00B958FE"/>
    <w:rsid w:val="00B96280"/>
    <w:rsid w:val="00BA595D"/>
    <w:rsid w:val="00BA7844"/>
    <w:rsid w:val="00BB14AB"/>
    <w:rsid w:val="00BB4731"/>
    <w:rsid w:val="00BB48C0"/>
    <w:rsid w:val="00BB7B08"/>
    <w:rsid w:val="00BB7E34"/>
    <w:rsid w:val="00BC752D"/>
    <w:rsid w:val="00BD49D9"/>
    <w:rsid w:val="00BD5F72"/>
    <w:rsid w:val="00BD773A"/>
    <w:rsid w:val="00BE3998"/>
    <w:rsid w:val="00BE5BFB"/>
    <w:rsid w:val="00BF3485"/>
    <w:rsid w:val="00C04338"/>
    <w:rsid w:val="00C07D99"/>
    <w:rsid w:val="00C10119"/>
    <w:rsid w:val="00C11205"/>
    <w:rsid w:val="00C2401A"/>
    <w:rsid w:val="00C25AB2"/>
    <w:rsid w:val="00C31B59"/>
    <w:rsid w:val="00C322EB"/>
    <w:rsid w:val="00C416E6"/>
    <w:rsid w:val="00C42220"/>
    <w:rsid w:val="00C4228F"/>
    <w:rsid w:val="00C458B6"/>
    <w:rsid w:val="00C54441"/>
    <w:rsid w:val="00C61776"/>
    <w:rsid w:val="00C811DA"/>
    <w:rsid w:val="00C81A8E"/>
    <w:rsid w:val="00C95A7D"/>
    <w:rsid w:val="00C97123"/>
    <w:rsid w:val="00CA2E2C"/>
    <w:rsid w:val="00CA7A4A"/>
    <w:rsid w:val="00CB0676"/>
    <w:rsid w:val="00CC5AF0"/>
    <w:rsid w:val="00CC600F"/>
    <w:rsid w:val="00CD46DB"/>
    <w:rsid w:val="00CE458A"/>
    <w:rsid w:val="00CE4F2F"/>
    <w:rsid w:val="00CE6399"/>
    <w:rsid w:val="00D031C0"/>
    <w:rsid w:val="00D048C9"/>
    <w:rsid w:val="00D11508"/>
    <w:rsid w:val="00D20A60"/>
    <w:rsid w:val="00D30860"/>
    <w:rsid w:val="00D47048"/>
    <w:rsid w:val="00D5212C"/>
    <w:rsid w:val="00D65139"/>
    <w:rsid w:val="00D65D74"/>
    <w:rsid w:val="00D67D66"/>
    <w:rsid w:val="00D7158A"/>
    <w:rsid w:val="00D7511C"/>
    <w:rsid w:val="00D751B6"/>
    <w:rsid w:val="00D77170"/>
    <w:rsid w:val="00D94C53"/>
    <w:rsid w:val="00DB403E"/>
    <w:rsid w:val="00DB4712"/>
    <w:rsid w:val="00DC6087"/>
    <w:rsid w:val="00DD6747"/>
    <w:rsid w:val="00DD7B7F"/>
    <w:rsid w:val="00DE1813"/>
    <w:rsid w:val="00DE3084"/>
    <w:rsid w:val="00DE5AF9"/>
    <w:rsid w:val="00DE6A1E"/>
    <w:rsid w:val="00DF0EF0"/>
    <w:rsid w:val="00E05E50"/>
    <w:rsid w:val="00E06396"/>
    <w:rsid w:val="00E15CA1"/>
    <w:rsid w:val="00E16767"/>
    <w:rsid w:val="00E269DA"/>
    <w:rsid w:val="00E26D1A"/>
    <w:rsid w:val="00E36F40"/>
    <w:rsid w:val="00E4233E"/>
    <w:rsid w:val="00E532C1"/>
    <w:rsid w:val="00E56E5D"/>
    <w:rsid w:val="00E761A7"/>
    <w:rsid w:val="00E97C72"/>
    <w:rsid w:val="00EA37C4"/>
    <w:rsid w:val="00EA4414"/>
    <w:rsid w:val="00EB106F"/>
    <w:rsid w:val="00EB4240"/>
    <w:rsid w:val="00EC6C5B"/>
    <w:rsid w:val="00ED6321"/>
    <w:rsid w:val="00EE2B44"/>
    <w:rsid w:val="00EE3FAD"/>
    <w:rsid w:val="00EF75A1"/>
    <w:rsid w:val="00F0204D"/>
    <w:rsid w:val="00F10CB9"/>
    <w:rsid w:val="00F320CD"/>
    <w:rsid w:val="00F45F31"/>
    <w:rsid w:val="00F51C00"/>
    <w:rsid w:val="00F54894"/>
    <w:rsid w:val="00F565FA"/>
    <w:rsid w:val="00F574B0"/>
    <w:rsid w:val="00F66059"/>
    <w:rsid w:val="00F75153"/>
    <w:rsid w:val="00F93445"/>
    <w:rsid w:val="00F96479"/>
    <w:rsid w:val="00FA5932"/>
    <w:rsid w:val="00FA6F50"/>
    <w:rsid w:val="00FB3A7D"/>
    <w:rsid w:val="00FC1B3F"/>
    <w:rsid w:val="00FC1BCF"/>
    <w:rsid w:val="00FC6AD7"/>
    <w:rsid w:val="00FC7FF1"/>
    <w:rsid w:val="00FD7312"/>
    <w:rsid w:val="00FE096B"/>
    <w:rsid w:val="00FE3385"/>
    <w:rsid w:val="00FE68F7"/>
    <w:rsid w:val="00FF03D7"/>
    <w:rsid w:val="00FF4030"/>
    <w:rsid w:val="00FF5804"/>
    <w:rsid w:val="00FF6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606291CE"/>
  <w15:chartTrackingRefBased/>
  <w15:docId w15:val="{CB8881EB-4072-4779-B239-C01062DF0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8CE"/>
  </w:style>
  <w:style w:type="paragraph" w:styleId="Heading1">
    <w:name w:val="heading 1"/>
    <w:basedOn w:val="Normal"/>
    <w:next w:val="Normal"/>
    <w:link w:val="Heading1Char"/>
    <w:uiPriority w:val="9"/>
    <w:qFormat/>
    <w:rsid w:val="00E269DA"/>
    <w:pPr>
      <w:keepNext/>
      <w:keepLines/>
      <w:spacing w:before="240" w:after="0"/>
      <w:outlineLvl w:val="0"/>
    </w:pPr>
    <w:rPr>
      <w:rFonts w:eastAsiaTheme="majorEastAsia" w:cstheme="majorBidi"/>
      <w:b/>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3B31"/>
    <w:pPr>
      <w:ind w:left="720"/>
      <w:contextualSpacing/>
    </w:pPr>
  </w:style>
  <w:style w:type="character" w:styleId="Hyperlink">
    <w:name w:val="Hyperlink"/>
    <w:basedOn w:val="DefaultParagraphFont"/>
    <w:uiPriority w:val="99"/>
    <w:unhideWhenUsed/>
    <w:rsid w:val="00A13B31"/>
    <w:rPr>
      <w:color w:val="0000FF"/>
      <w:u w:val="single"/>
    </w:rPr>
  </w:style>
  <w:style w:type="character" w:styleId="UnresolvedMention">
    <w:name w:val="Unresolved Mention"/>
    <w:basedOn w:val="DefaultParagraphFont"/>
    <w:uiPriority w:val="99"/>
    <w:semiHidden/>
    <w:unhideWhenUsed/>
    <w:rsid w:val="00A13B31"/>
    <w:rPr>
      <w:color w:val="605E5C"/>
      <w:shd w:val="clear" w:color="auto" w:fill="E1DFDD"/>
    </w:rPr>
  </w:style>
  <w:style w:type="paragraph" w:styleId="Header">
    <w:name w:val="header"/>
    <w:basedOn w:val="Normal"/>
    <w:link w:val="HeaderChar"/>
    <w:uiPriority w:val="99"/>
    <w:unhideWhenUsed/>
    <w:rsid w:val="008B17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74B"/>
  </w:style>
  <w:style w:type="paragraph" w:styleId="Footer">
    <w:name w:val="footer"/>
    <w:basedOn w:val="Normal"/>
    <w:link w:val="FooterChar"/>
    <w:uiPriority w:val="99"/>
    <w:unhideWhenUsed/>
    <w:rsid w:val="008B17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74B"/>
  </w:style>
  <w:style w:type="character" w:styleId="FollowedHyperlink">
    <w:name w:val="FollowedHyperlink"/>
    <w:basedOn w:val="DefaultParagraphFont"/>
    <w:uiPriority w:val="99"/>
    <w:semiHidden/>
    <w:unhideWhenUsed/>
    <w:rsid w:val="00E761A7"/>
    <w:rPr>
      <w:color w:val="954F72" w:themeColor="followedHyperlink"/>
      <w:u w:val="single"/>
    </w:rPr>
  </w:style>
  <w:style w:type="paragraph" w:styleId="NoSpacing">
    <w:name w:val="No Spacing"/>
    <w:uiPriority w:val="1"/>
    <w:qFormat/>
    <w:rsid w:val="006F0F81"/>
    <w:pPr>
      <w:spacing w:after="0" w:line="240" w:lineRule="auto"/>
    </w:pPr>
  </w:style>
  <w:style w:type="character" w:styleId="CommentReference">
    <w:name w:val="annotation reference"/>
    <w:basedOn w:val="DefaultParagraphFont"/>
    <w:uiPriority w:val="99"/>
    <w:semiHidden/>
    <w:unhideWhenUsed/>
    <w:rsid w:val="00EC6C5B"/>
    <w:rPr>
      <w:sz w:val="16"/>
      <w:szCs w:val="16"/>
    </w:rPr>
  </w:style>
  <w:style w:type="paragraph" w:styleId="CommentText">
    <w:name w:val="annotation text"/>
    <w:basedOn w:val="Normal"/>
    <w:link w:val="CommentTextChar"/>
    <w:uiPriority w:val="99"/>
    <w:unhideWhenUsed/>
    <w:rsid w:val="00EC6C5B"/>
    <w:pPr>
      <w:spacing w:line="240" w:lineRule="auto"/>
    </w:pPr>
    <w:rPr>
      <w:sz w:val="20"/>
      <w:szCs w:val="20"/>
    </w:rPr>
  </w:style>
  <w:style w:type="character" w:customStyle="1" w:styleId="CommentTextChar">
    <w:name w:val="Comment Text Char"/>
    <w:basedOn w:val="DefaultParagraphFont"/>
    <w:link w:val="CommentText"/>
    <w:uiPriority w:val="99"/>
    <w:rsid w:val="00EC6C5B"/>
    <w:rPr>
      <w:sz w:val="20"/>
      <w:szCs w:val="20"/>
    </w:rPr>
  </w:style>
  <w:style w:type="paragraph" w:styleId="CommentSubject">
    <w:name w:val="annotation subject"/>
    <w:basedOn w:val="CommentText"/>
    <w:next w:val="CommentText"/>
    <w:link w:val="CommentSubjectChar"/>
    <w:uiPriority w:val="99"/>
    <w:semiHidden/>
    <w:unhideWhenUsed/>
    <w:rsid w:val="00EC6C5B"/>
    <w:rPr>
      <w:b/>
      <w:bCs/>
    </w:rPr>
  </w:style>
  <w:style w:type="character" w:customStyle="1" w:styleId="CommentSubjectChar">
    <w:name w:val="Comment Subject Char"/>
    <w:basedOn w:val="CommentTextChar"/>
    <w:link w:val="CommentSubject"/>
    <w:uiPriority w:val="99"/>
    <w:semiHidden/>
    <w:rsid w:val="00EC6C5B"/>
    <w:rPr>
      <w:b/>
      <w:bCs/>
      <w:sz w:val="20"/>
      <w:szCs w:val="20"/>
    </w:rPr>
  </w:style>
  <w:style w:type="paragraph" w:styleId="Revision">
    <w:name w:val="Revision"/>
    <w:hidden/>
    <w:uiPriority w:val="99"/>
    <w:semiHidden/>
    <w:rsid w:val="00EC6C5B"/>
    <w:pPr>
      <w:spacing w:after="0" w:line="240" w:lineRule="auto"/>
    </w:pPr>
  </w:style>
  <w:style w:type="paragraph" w:styleId="BalloonText">
    <w:name w:val="Balloon Text"/>
    <w:basedOn w:val="Normal"/>
    <w:link w:val="BalloonTextChar"/>
    <w:uiPriority w:val="99"/>
    <w:semiHidden/>
    <w:unhideWhenUsed/>
    <w:rsid w:val="00EC6C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6C5B"/>
    <w:rPr>
      <w:rFonts w:ascii="Segoe UI" w:hAnsi="Segoe UI" w:cs="Segoe UI"/>
      <w:sz w:val="18"/>
      <w:szCs w:val="18"/>
    </w:rPr>
  </w:style>
  <w:style w:type="character" w:customStyle="1" w:styleId="Heading1Char">
    <w:name w:val="Heading 1 Char"/>
    <w:basedOn w:val="DefaultParagraphFont"/>
    <w:link w:val="Heading1"/>
    <w:uiPriority w:val="9"/>
    <w:rsid w:val="00E269DA"/>
    <w:rPr>
      <w:rFonts w:eastAsiaTheme="majorEastAsia" w:cstheme="majorBidi"/>
      <w:b/>
      <w:color w:val="000000" w:themeColor="text1"/>
      <w:sz w:val="28"/>
      <w:szCs w:val="32"/>
    </w:rPr>
  </w:style>
  <w:style w:type="paragraph" w:styleId="TOCHeading">
    <w:name w:val="TOC Heading"/>
    <w:basedOn w:val="Heading1"/>
    <w:next w:val="Normal"/>
    <w:uiPriority w:val="39"/>
    <w:unhideWhenUsed/>
    <w:qFormat/>
    <w:rsid w:val="00E4233E"/>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E4233E"/>
    <w:pPr>
      <w:spacing w:after="100"/>
    </w:pPr>
  </w:style>
  <w:style w:type="character" w:styleId="PlaceholderText">
    <w:name w:val="Placeholder Text"/>
    <w:basedOn w:val="DefaultParagraphFont"/>
    <w:uiPriority w:val="99"/>
    <w:semiHidden/>
    <w:rsid w:val="00CD46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52189">
      <w:bodyDiv w:val="1"/>
      <w:marLeft w:val="0"/>
      <w:marRight w:val="0"/>
      <w:marTop w:val="0"/>
      <w:marBottom w:val="0"/>
      <w:divBdr>
        <w:top w:val="none" w:sz="0" w:space="0" w:color="auto"/>
        <w:left w:val="none" w:sz="0" w:space="0" w:color="auto"/>
        <w:bottom w:val="none" w:sz="0" w:space="0" w:color="auto"/>
        <w:right w:val="none" w:sz="0" w:space="0" w:color="auto"/>
      </w:divBdr>
    </w:div>
    <w:div w:id="1060010285">
      <w:bodyDiv w:val="1"/>
      <w:marLeft w:val="0"/>
      <w:marRight w:val="0"/>
      <w:marTop w:val="0"/>
      <w:marBottom w:val="0"/>
      <w:divBdr>
        <w:top w:val="none" w:sz="0" w:space="0" w:color="auto"/>
        <w:left w:val="none" w:sz="0" w:space="0" w:color="auto"/>
        <w:bottom w:val="none" w:sz="0" w:space="0" w:color="auto"/>
        <w:right w:val="none" w:sz="0" w:space="0" w:color="auto"/>
      </w:divBdr>
    </w:div>
    <w:div w:id="1128088243">
      <w:bodyDiv w:val="1"/>
      <w:marLeft w:val="0"/>
      <w:marRight w:val="0"/>
      <w:marTop w:val="0"/>
      <w:marBottom w:val="0"/>
      <w:divBdr>
        <w:top w:val="none" w:sz="0" w:space="0" w:color="auto"/>
        <w:left w:val="none" w:sz="0" w:space="0" w:color="auto"/>
        <w:bottom w:val="none" w:sz="0" w:space="0" w:color="auto"/>
        <w:right w:val="none" w:sz="0" w:space="0" w:color="auto"/>
      </w:divBdr>
      <w:divsChild>
        <w:div w:id="1582711311">
          <w:marLeft w:val="0"/>
          <w:marRight w:val="0"/>
          <w:marTop w:val="0"/>
          <w:marBottom w:val="0"/>
          <w:divBdr>
            <w:top w:val="none" w:sz="0" w:space="0" w:color="auto"/>
            <w:left w:val="none" w:sz="0" w:space="0" w:color="auto"/>
            <w:bottom w:val="none" w:sz="0" w:space="0" w:color="auto"/>
            <w:right w:val="none" w:sz="0" w:space="0" w:color="auto"/>
          </w:divBdr>
          <w:divsChild>
            <w:div w:id="887112204">
              <w:marLeft w:val="0"/>
              <w:marRight w:val="0"/>
              <w:marTop w:val="0"/>
              <w:marBottom w:val="0"/>
              <w:divBdr>
                <w:top w:val="none" w:sz="0" w:space="0" w:color="auto"/>
                <w:left w:val="none" w:sz="0" w:space="0" w:color="auto"/>
                <w:bottom w:val="none" w:sz="0" w:space="0" w:color="auto"/>
                <w:right w:val="none" w:sz="0" w:space="0" w:color="auto"/>
              </w:divBdr>
            </w:div>
            <w:div w:id="1035078631">
              <w:marLeft w:val="0"/>
              <w:marRight w:val="0"/>
              <w:marTop w:val="0"/>
              <w:marBottom w:val="0"/>
              <w:divBdr>
                <w:top w:val="none" w:sz="0" w:space="0" w:color="auto"/>
                <w:left w:val="none" w:sz="0" w:space="0" w:color="auto"/>
                <w:bottom w:val="none" w:sz="0" w:space="0" w:color="auto"/>
                <w:right w:val="none" w:sz="0" w:space="0" w:color="auto"/>
              </w:divBdr>
            </w:div>
            <w:div w:id="1904832815">
              <w:marLeft w:val="0"/>
              <w:marRight w:val="0"/>
              <w:marTop w:val="0"/>
              <w:marBottom w:val="0"/>
              <w:divBdr>
                <w:top w:val="none" w:sz="0" w:space="0" w:color="auto"/>
                <w:left w:val="none" w:sz="0" w:space="0" w:color="auto"/>
                <w:bottom w:val="none" w:sz="0" w:space="0" w:color="auto"/>
                <w:right w:val="none" w:sz="0" w:space="0" w:color="auto"/>
              </w:divBdr>
            </w:div>
            <w:div w:id="773670638">
              <w:marLeft w:val="0"/>
              <w:marRight w:val="0"/>
              <w:marTop w:val="0"/>
              <w:marBottom w:val="0"/>
              <w:divBdr>
                <w:top w:val="none" w:sz="0" w:space="0" w:color="auto"/>
                <w:left w:val="none" w:sz="0" w:space="0" w:color="auto"/>
                <w:bottom w:val="none" w:sz="0" w:space="0" w:color="auto"/>
                <w:right w:val="none" w:sz="0" w:space="0" w:color="auto"/>
              </w:divBdr>
            </w:div>
            <w:div w:id="668220252">
              <w:marLeft w:val="0"/>
              <w:marRight w:val="0"/>
              <w:marTop w:val="0"/>
              <w:marBottom w:val="0"/>
              <w:divBdr>
                <w:top w:val="none" w:sz="0" w:space="0" w:color="auto"/>
                <w:left w:val="none" w:sz="0" w:space="0" w:color="auto"/>
                <w:bottom w:val="none" w:sz="0" w:space="0" w:color="auto"/>
                <w:right w:val="none" w:sz="0" w:space="0" w:color="auto"/>
              </w:divBdr>
            </w:div>
            <w:div w:id="1750468399">
              <w:marLeft w:val="0"/>
              <w:marRight w:val="0"/>
              <w:marTop w:val="0"/>
              <w:marBottom w:val="0"/>
              <w:divBdr>
                <w:top w:val="none" w:sz="0" w:space="0" w:color="auto"/>
                <w:left w:val="none" w:sz="0" w:space="0" w:color="auto"/>
                <w:bottom w:val="none" w:sz="0" w:space="0" w:color="auto"/>
                <w:right w:val="none" w:sz="0" w:space="0" w:color="auto"/>
              </w:divBdr>
            </w:div>
            <w:div w:id="416446735">
              <w:marLeft w:val="0"/>
              <w:marRight w:val="0"/>
              <w:marTop w:val="0"/>
              <w:marBottom w:val="0"/>
              <w:divBdr>
                <w:top w:val="none" w:sz="0" w:space="0" w:color="auto"/>
                <w:left w:val="none" w:sz="0" w:space="0" w:color="auto"/>
                <w:bottom w:val="none" w:sz="0" w:space="0" w:color="auto"/>
                <w:right w:val="none" w:sz="0" w:space="0" w:color="auto"/>
              </w:divBdr>
            </w:div>
            <w:div w:id="527067908">
              <w:marLeft w:val="0"/>
              <w:marRight w:val="0"/>
              <w:marTop w:val="0"/>
              <w:marBottom w:val="0"/>
              <w:divBdr>
                <w:top w:val="none" w:sz="0" w:space="0" w:color="auto"/>
                <w:left w:val="none" w:sz="0" w:space="0" w:color="auto"/>
                <w:bottom w:val="none" w:sz="0" w:space="0" w:color="auto"/>
                <w:right w:val="none" w:sz="0" w:space="0" w:color="auto"/>
              </w:divBdr>
            </w:div>
            <w:div w:id="1465194836">
              <w:marLeft w:val="0"/>
              <w:marRight w:val="0"/>
              <w:marTop w:val="0"/>
              <w:marBottom w:val="0"/>
              <w:divBdr>
                <w:top w:val="none" w:sz="0" w:space="0" w:color="auto"/>
                <w:left w:val="none" w:sz="0" w:space="0" w:color="auto"/>
                <w:bottom w:val="none" w:sz="0" w:space="0" w:color="auto"/>
                <w:right w:val="none" w:sz="0" w:space="0" w:color="auto"/>
              </w:divBdr>
            </w:div>
            <w:div w:id="1636256673">
              <w:marLeft w:val="0"/>
              <w:marRight w:val="0"/>
              <w:marTop w:val="0"/>
              <w:marBottom w:val="0"/>
              <w:divBdr>
                <w:top w:val="none" w:sz="0" w:space="0" w:color="auto"/>
                <w:left w:val="none" w:sz="0" w:space="0" w:color="auto"/>
                <w:bottom w:val="none" w:sz="0" w:space="0" w:color="auto"/>
                <w:right w:val="none" w:sz="0" w:space="0" w:color="auto"/>
              </w:divBdr>
            </w:div>
            <w:div w:id="1997606536">
              <w:marLeft w:val="0"/>
              <w:marRight w:val="0"/>
              <w:marTop w:val="0"/>
              <w:marBottom w:val="0"/>
              <w:divBdr>
                <w:top w:val="none" w:sz="0" w:space="0" w:color="auto"/>
                <w:left w:val="none" w:sz="0" w:space="0" w:color="auto"/>
                <w:bottom w:val="none" w:sz="0" w:space="0" w:color="auto"/>
                <w:right w:val="none" w:sz="0" w:space="0" w:color="auto"/>
              </w:divBdr>
            </w:div>
            <w:div w:id="1962102454">
              <w:marLeft w:val="0"/>
              <w:marRight w:val="0"/>
              <w:marTop w:val="0"/>
              <w:marBottom w:val="0"/>
              <w:divBdr>
                <w:top w:val="none" w:sz="0" w:space="0" w:color="auto"/>
                <w:left w:val="none" w:sz="0" w:space="0" w:color="auto"/>
                <w:bottom w:val="none" w:sz="0" w:space="0" w:color="auto"/>
                <w:right w:val="none" w:sz="0" w:space="0" w:color="auto"/>
              </w:divBdr>
            </w:div>
            <w:div w:id="899629460">
              <w:marLeft w:val="0"/>
              <w:marRight w:val="0"/>
              <w:marTop w:val="0"/>
              <w:marBottom w:val="0"/>
              <w:divBdr>
                <w:top w:val="none" w:sz="0" w:space="0" w:color="auto"/>
                <w:left w:val="none" w:sz="0" w:space="0" w:color="auto"/>
                <w:bottom w:val="none" w:sz="0" w:space="0" w:color="auto"/>
                <w:right w:val="none" w:sz="0" w:space="0" w:color="auto"/>
              </w:divBdr>
            </w:div>
            <w:div w:id="1813861236">
              <w:marLeft w:val="0"/>
              <w:marRight w:val="0"/>
              <w:marTop w:val="0"/>
              <w:marBottom w:val="0"/>
              <w:divBdr>
                <w:top w:val="none" w:sz="0" w:space="0" w:color="auto"/>
                <w:left w:val="none" w:sz="0" w:space="0" w:color="auto"/>
                <w:bottom w:val="none" w:sz="0" w:space="0" w:color="auto"/>
                <w:right w:val="none" w:sz="0" w:space="0" w:color="auto"/>
              </w:divBdr>
            </w:div>
            <w:div w:id="1966883743">
              <w:marLeft w:val="0"/>
              <w:marRight w:val="0"/>
              <w:marTop w:val="0"/>
              <w:marBottom w:val="0"/>
              <w:divBdr>
                <w:top w:val="none" w:sz="0" w:space="0" w:color="auto"/>
                <w:left w:val="none" w:sz="0" w:space="0" w:color="auto"/>
                <w:bottom w:val="none" w:sz="0" w:space="0" w:color="auto"/>
                <w:right w:val="none" w:sz="0" w:space="0" w:color="auto"/>
              </w:divBdr>
            </w:div>
            <w:div w:id="393629553">
              <w:marLeft w:val="0"/>
              <w:marRight w:val="0"/>
              <w:marTop w:val="0"/>
              <w:marBottom w:val="0"/>
              <w:divBdr>
                <w:top w:val="none" w:sz="0" w:space="0" w:color="auto"/>
                <w:left w:val="none" w:sz="0" w:space="0" w:color="auto"/>
                <w:bottom w:val="none" w:sz="0" w:space="0" w:color="auto"/>
                <w:right w:val="none" w:sz="0" w:space="0" w:color="auto"/>
              </w:divBdr>
            </w:div>
            <w:div w:id="1446853127">
              <w:marLeft w:val="0"/>
              <w:marRight w:val="0"/>
              <w:marTop w:val="0"/>
              <w:marBottom w:val="0"/>
              <w:divBdr>
                <w:top w:val="none" w:sz="0" w:space="0" w:color="auto"/>
                <w:left w:val="none" w:sz="0" w:space="0" w:color="auto"/>
                <w:bottom w:val="none" w:sz="0" w:space="0" w:color="auto"/>
                <w:right w:val="none" w:sz="0" w:space="0" w:color="auto"/>
              </w:divBdr>
            </w:div>
            <w:div w:id="884221431">
              <w:marLeft w:val="0"/>
              <w:marRight w:val="0"/>
              <w:marTop w:val="0"/>
              <w:marBottom w:val="0"/>
              <w:divBdr>
                <w:top w:val="none" w:sz="0" w:space="0" w:color="auto"/>
                <w:left w:val="none" w:sz="0" w:space="0" w:color="auto"/>
                <w:bottom w:val="none" w:sz="0" w:space="0" w:color="auto"/>
                <w:right w:val="none" w:sz="0" w:space="0" w:color="auto"/>
              </w:divBdr>
            </w:div>
            <w:div w:id="1668705860">
              <w:marLeft w:val="0"/>
              <w:marRight w:val="0"/>
              <w:marTop w:val="0"/>
              <w:marBottom w:val="0"/>
              <w:divBdr>
                <w:top w:val="none" w:sz="0" w:space="0" w:color="auto"/>
                <w:left w:val="none" w:sz="0" w:space="0" w:color="auto"/>
                <w:bottom w:val="none" w:sz="0" w:space="0" w:color="auto"/>
                <w:right w:val="none" w:sz="0" w:space="0" w:color="auto"/>
              </w:divBdr>
            </w:div>
            <w:div w:id="1718893064">
              <w:marLeft w:val="0"/>
              <w:marRight w:val="0"/>
              <w:marTop w:val="0"/>
              <w:marBottom w:val="0"/>
              <w:divBdr>
                <w:top w:val="none" w:sz="0" w:space="0" w:color="auto"/>
                <w:left w:val="none" w:sz="0" w:space="0" w:color="auto"/>
                <w:bottom w:val="none" w:sz="0" w:space="0" w:color="auto"/>
                <w:right w:val="none" w:sz="0" w:space="0" w:color="auto"/>
              </w:divBdr>
            </w:div>
          </w:divsChild>
        </w:div>
        <w:div w:id="1834252165">
          <w:marLeft w:val="0"/>
          <w:marRight w:val="0"/>
          <w:marTop w:val="0"/>
          <w:marBottom w:val="0"/>
          <w:divBdr>
            <w:top w:val="none" w:sz="0" w:space="0" w:color="auto"/>
            <w:left w:val="none" w:sz="0" w:space="0" w:color="auto"/>
            <w:bottom w:val="none" w:sz="0" w:space="0" w:color="auto"/>
            <w:right w:val="none" w:sz="0" w:space="0" w:color="auto"/>
          </w:divBdr>
          <w:divsChild>
            <w:div w:id="1458913365">
              <w:marLeft w:val="0"/>
              <w:marRight w:val="0"/>
              <w:marTop w:val="0"/>
              <w:marBottom w:val="0"/>
              <w:divBdr>
                <w:top w:val="none" w:sz="0" w:space="0" w:color="auto"/>
                <w:left w:val="none" w:sz="0" w:space="0" w:color="auto"/>
                <w:bottom w:val="none" w:sz="0" w:space="0" w:color="auto"/>
                <w:right w:val="none" w:sz="0" w:space="0" w:color="auto"/>
              </w:divBdr>
            </w:div>
            <w:div w:id="2021273671">
              <w:marLeft w:val="0"/>
              <w:marRight w:val="0"/>
              <w:marTop w:val="0"/>
              <w:marBottom w:val="0"/>
              <w:divBdr>
                <w:top w:val="none" w:sz="0" w:space="0" w:color="auto"/>
                <w:left w:val="none" w:sz="0" w:space="0" w:color="auto"/>
                <w:bottom w:val="none" w:sz="0" w:space="0" w:color="auto"/>
                <w:right w:val="none" w:sz="0" w:space="0" w:color="auto"/>
              </w:divBdr>
            </w:div>
            <w:div w:id="190802422">
              <w:marLeft w:val="0"/>
              <w:marRight w:val="0"/>
              <w:marTop w:val="0"/>
              <w:marBottom w:val="0"/>
              <w:divBdr>
                <w:top w:val="none" w:sz="0" w:space="0" w:color="auto"/>
                <w:left w:val="none" w:sz="0" w:space="0" w:color="auto"/>
                <w:bottom w:val="none" w:sz="0" w:space="0" w:color="auto"/>
                <w:right w:val="none" w:sz="0" w:space="0" w:color="auto"/>
              </w:divBdr>
            </w:div>
            <w:div w:id="497114277">
              <w:marLeft w:val="0"/>
              <w:marRight w:val="0"/>
              <w:marTop w:val="0"/>
              <w:marBottom w:val="0"/>
              <w:divBdr>
                <w:top w:val="none" w:sz="0" w:space="0" w:color="auto"/>
                <w:left w:val="none" w:sz="0" w:space="0" w:color="auto"/>
                <w:bottom w:val="none" w:sz="0" w:space="0" w:color="auto"/>
                <w:right w:val="none" w:sz="0" w:space="0" w:color="auto"/>
              </w:divBdr>
            </w:div>
            <w:div w:id="658340098">
              <w:marLeft w:val="0"/>
              <w:marRight w:val="0"/>
              <w:marTop w:val="0"/>
              <w:marBottom w:val="0"/>
              <w:divBdr>
                <w:top w:val="none" w:sz="0" w:space="0" w:color="auto"/>
                <w:left w:val="none" w:sz="0" w:space="0" w:color="auto"/>
                <w:bottom w:val="none" w:sz="0" w:space="0" w:color="auto"/>
                <w:right w:val="none" w:sz="0" w:space="0" w:color="auto"/>
              </w:divBdr>
            </w:div>
            <w:div w:id="684790058">
              <w:marLeft w:val="0"/>
              <w:marRight w:val="0"/>
              <w:marTop w:val="0"/>
              <w:marBottom w:val="0"/>
              <w:divBdr>
                <w:top w:val="none" w:sz="0" w:space="0" w:color="auto"/>
                <w:left w:val="none" w:sz="0" w:space="0" w:color="auto"/>
                <w:bottom w:val="none" w:sz="0" w:space="0" w:color="auto"/>
                <w:right w:val="none" w:sz="0" w:space="0" w:color="auto"/>
              </w:divBdr>
            </w:div>
            <w:div w:id="1916894266">
              <w:marLeft w:val="0"/>
              <w:marRight w:val="0"/>
              <w:marTop w:val="0"/>
              <w:marBottom w:val="0"/>
              <w:divBdr>
                <w:top w:val="none" w:sz="0" w:space="0" w:color="auto"/>
                <w:left w:val="none" w:sz="0" w:space="0" w:color="auto"/>
                <w:bottom w:val="none" w:sz="0" w:space="0" w:color="auto"/>
                <w:right w:val="none" w:sz="0" w:space="0" w:color="auto"/>
              </w:divBdr>
            </w:div>
            <w:div w:id="1728185820">
              <w:marLeft w:val="0"/>
              <w:marRight w:val="0"/>
              <w:marTop w:val="0"/>
              <w:marBottom w:val="0"/>
              <w:divBdr>
                <w:top w:val="none" w:sz="0" w:space="0" w:color="auto"/>
                <w:left w:val="none" w:sz="0" w:space="0" w:color="auto"/>
                <w:bottom w:val="none" w:sz="0" w:space="0" w:color="auto"/>
                <w:right w:val="none" w:sz="0" w:space="0" w:color="auto"/>
              </w:divBdr>
            </w:div>
            <w:div w:id="1972245770">
              <w:marLeft w:val="0"/>
              <w:marRight w:val="0"/>
              <w:marTop w:val="0"/>
              <w:marBottom w:val="0"/>
              <w:divBdr>
                <w:top w:val="none" w:sz="0" w:space="0" w:color="auto"/>
                <w:left w:val="none" w:sz="0" w:space="0" w:color="auto"/>
                <w:bottom w:val="none" w:sz="0" w:space="0" w:color="auto"/>
                <w:right w:val="none" w:sz="0" w:space="0" w:color="auto"/>
              </w:divBdr>
            </w:div>
            <w:div w:id="958755110">
              <w:marLeft w:val="0"/>
              <w:marRight w:val="0"/>
              <w:marTop w:val="0"/>
              <w:marBottom w:val="0"/>
              <w:divBdr>
                <w:top w:val="none" w:sz="0" w:space="0" w:color="auto"/>
                <w:left w:val="none" w:sz="0" w:space="0" w:color="auto"/>
                <w:bottom w:val="none" w:sz="0" w:space="0" w:color="auto"/>
                <w:right w:val="none" w:sz="0" w:space="0" w:color="auto"/>
              </w:divBdr>
            </w:div>
            <w:div w:id="2561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08969">
      <w:bodyDiv w:val="1"/>
      <w:marLeft w:val="0"/>
      <w:marRight w:val="0"/>
      <w:marTop w:val="0"/>
      <w:marBottom w:val="0"/>
      <w:divBdr>
        <w:top w:val="none" w:sz="0" w:space="0" w:color="auto"/>
        <w:left w:val="none" w:sz="0" w:space="0" w:color="auto"/>
        <w:bottom w:val="none" w:sz="0" w:space="0" w:color="auto"/>
        <w:right w:val="none" w:sz="0" w:space="0" w:color="auto"/>
      </w:divBdr>
      <w:divsChild>
        <w:div w:id="1711883557">
          <w:marLeft w:val="0"/>
          <w:marRight w:val="0"/>
          <w:marTop w:val="0"/>
          <w:marBottom w:val="0"/>
          <w:divBdr>
            <w:top w:val="none" w:sz="0" w:space="0" w:color="auto"/>
            <w:left w:val="none" w:sz="0" w:space="0" w:color="auto"/>
            <w:bottom w:val="none" w:sz="0" w:space="0" w:color="auto"/>
            <w:right w:val="none" w:sz="0" w:space="0" w:color="auto"/>
          </w:divBdr>
          <w:divsChild>
            <w:div w:id="873885668">
              <w:marLeft w:val="0"/>
              <w:marRight w:val="0"/>
              <w:marTop w:val="0"/>
              <w:marBottom w:val="0"/>
              <w:divBdr>
                <w:top w:val="none" w:sz="0" w:space="0" w:color="auto"/>
                <w:left w:val="none" w:sz="0" w:space="0" w:color="auto"/>
                <w:bottom w:val="none" w:sz="0" w:space="0" w:color="auto"/>
                <w:right w:val="none" w:sz="0" w:space="0" w:color="auto"/>
              </w:divBdr>
            </w:div>
            <w:div w:id="495191645">
              <w:marLeft w:val="0"/>
              <w:marRight w:val="0"/>
              <w:marTop w:val="0"/>
              <w:marBottom w:val="0"/>
              <w:divBdr>
                <w:top w:val="none" w:sz="0" w:space="0" w:color="auto"/>
                <w:left w:val="none" w:sz="0" w:space="0" w:color="auto"/>
                <w:bottom w:val="none" w:sz="0" w:space="0" w:color="auto"/>
                <w:right w:val="none" w:sz="0" w:space="0" w:color="auto"/>
              </w:divBdr>
            </w:div>
            <w:div w:id="1389574674">
              <w:marLeft w:val="0"/>
              <w:marRight w:val="0"/>
              <w:marTop w:val="0"/>
              <w:marBottom w:val="0"/>
              <w:divBdr>
                <w:top w:val="none" w:sz="0" w:space="0" w:color="auto"/>
                <w:left w:val="none" w:sz="0" w:space="0" w:color="auto"/>
                <w:bottom w:val="none" w:sz="0" w:space="0" w:color="auto"/>
                <w:right w:val="none" w:sz="0" w:space="0" w:color="auto"/>
              </w:divBdr>
            </w:div>
            <w:div w:id="1583951352">
              <w:marLeft w:val="0"/>
              <w:marRight w:val="0"/>
              <w:marTop w:val="0"/>
              <w:marBottom w:val="0"/>
              <w:divBdr>
                <w:top w:val="none" w:sz="0" w:space="0" w:color="auto"/>
                <w:left w:val="none" w:sz="0" w:space="0" w:color="auto"/>
                <w:bottom w:val="none" w:sz="0" w:space="0" w:color="auto"/>
                <w:right w:val="none" w:sz="0" w:space="0" w:color="auto"/>
              </w:divBdr>
            </w:div>
            <w:div w:id="1818954210">
              <w:marLeft w:val="0"/>
              <w:marRight w:val="0"/>
              <w:marTop w:val="0"/>
              <w:marBottom w:val="0"/>
              <w:divBdr>
                <w:top w:val="none" w:sz="0" w:space="0" w:color="auto"/>
                <w:left w:val="none" w:sz="0" w:space="0" w:color="auto"/>
                <w:bottom w:val="none" w:sz="0" w:space="0" w:color="auto"/>
                <w:right w:val="none" w:sz="0" w:space="0" w:color="auto"/>
              </w:divBdr>
            </w:div>
            <w:div w:id="932709458">
              <w:marLeft w:val="0"/>
              <w:marRight w:val="0"/>
              <w:marTop w:val="0"/>
              <w:marBottom w:val="0"/>
              <w:divBdr>
                <w:top w:val="none" w:sz="0" w:space="0" w:color="auto"/>
                <w:left w:val="none" w:sz="0" w:space="0" w:color="auto"/>
                <w:bottom w:val="none" w:sz="0" w:space="0" w:color="auto"/>
                <w:right w:val="none" w:sz="0" w:space="0" w:color="auto"/>
              </w:divBdr>
            </w:div>
            <w:div w:id="1272779558">
              <w:marLeft w:val="0"/>
              <w:marRight w:val="0"/>
              <w:marTop w:val="0"/>
              <w:marBottom w:val="0"/>
              <w:divBdr>
                <w:top w:val="none" w:sz="0" w:space="0" w:color="auto"/>
                <w:left w:val="none" w:sz="0" w:space="0" w:color="auto"/>
                <w:bottom w:val="none" w:sz="0" w:space="0" w:color="auto"/>
                <w:right w:val="none" w:sz="0" w:space="0" w:color="auto"/>
              </w:divBdr>
            </w:div>
            <w:div w:id="256528197">
              <w:marLeft w:val="0"/>
              <w:marRight w:val="0"/>
              <w:marTop w:val="0"/>
              <w:marBottom w:val="0"/>
              <w:divBdr>
                <w:top w:val="none" w:sz="0" w:space="0" w:color="auto"/>
                <w:left w:val="none" w:sz="0" w:space="0" w:color="auto"/>
                <w:bottom w:val="none" w:sz="0" w:space="0" w:color="auto"/>
                <w:right w:val="none" w:sz="0" w:space="0" w:color="auto"/>
              </w:divBdr>
            </w:div>
            <w:div w:id="601186573">
              <w:marLeft w:val="0"/>
              <w:marRight w:val="0"/>
              <w:marTop w:val="0"/>
              <w:marBottom w:val="0"/>
              <w:divBdr>
                <w:top w:val="none" w:sz="0" w:space="0" w:color="auto"/>
                <w:left w:val="none" w:sz="0" w:space="0" w:color="auto"/>
                <w:bottom w:val="none" w:sz="0" w:space="0" w:color="auto"/>
                <w:right w:val="none" w:sz="0" w:space="0" w:color="auto"/>
              </w:divBdr>
            </w:div>
            <w:div w:id="662584782">
              <w:marLeft w:val="0"/>
              <w:marRight w:val="0"/>
              <w:marTop w:val="0"/>
              <w:marBottom w:val="0"/>
              <w:divBdr>
                <w:top w:val="none" w:sz="0" w:space="0" w:color="auto"/>
                <w:left w:val="none" w:sz="0" w:space="0" w:color="auto"/>
                <w:bottom w:val="none" w:sz="0" w:space="0" w:color="auto"/>
                <w:right w:val="none" w:sz="0" w:space="0" w:color="auto"/>
              </w:divBdr>
            </w:div>
            <w:div w:id="1900937422">
              <w:marLeft w:val="0"/>
              <w:marRight w:val="0"/>
              <w:marTop w:val="0"/>
              <w:marBottom w:val="0"/>
              <w:divBdr>
                <w:top w:val="none" w:sz="0" w:space="0" w:color="auto"/>
                <w:left w:val="none" w:sz="0" w:space="0" w:color="auto"/>
                <w:bottom w:val="none" w:sz="0" w:space="0" w:color="auto"/>
                <w:right w:val="none" w:sz="0" w:space="0" w:color="auto"/>
              </w:divBdr>
            </w:div>
            <w:div w:id="1590191476">
              <w:marLeft w:val="0"/>
              <w:marRight w:val="0"/>
              <w:marTop w:val="0"/>
              <w:marBottom w:val="0"/>
              <w:divBdr>
                <w:top w:val="none" w:sz="0" w:space="0" w:color="auto"/>
                <w:left w:val="none" w:sz="0" w:space="0" w:color="auto"/>
                <w:bottom w:val="none" w:sz="0" w:space="0" w:color="auto"/>
                <w:right w:val="none" w:sz="0" w:space="0" w:color="auto"/>
              </w:divBdr>
            </w:div>
            <w:div w:id="1538620251">
              <w:marLeft w:val="0"/>
              <w:marRight w:val="0"/>
              <w:marTop w:val="0"/>
              <w:marBottom w:val="0"/>
              <w:divBdr>
                <w:top w:val="none" w:sz="0" w:space="0" w:color="auto"/>
                <w:left w:val="none" w:sz="0" w:space="0" w:color="auto"/>
                <w:bottom w:val="none" w:sz="0" w:space="0" w:color="auto"/>
                <w:right w:val="none" w:sz="0" w:space="0" w:color="auto"/>
              </w:divBdr>
            </w:div>
            <w:div w:id="2057006072">
              <w:marLeft w:val="0"/>
              <w:marRight w:val="0"/>
              <w:marTop w:val="0"/>
              <w:marBottom w:val="0"/>
              <w:divBdr>
                <w:top w:val="none" w:sz="0" w:space="0" w:color="auto"/>
                <w:left w:val="none" w:sz="0" w:space="0" w:color="auto"/>
                <w:bottom w:val="none" w:sz="0" w:space="0" w:color="auto"/>
                <w:right w:val="none" w:sz="0" w:space="0" w:color="auto"/>
              </w:divBdr>
            </w:div>
            <w:div w:id="816069305">
              <w:marLeft w:val="0"/>
              <w:marRight w:val="0"/>
              <w:marTop w:val="0"/>
              <w:marBottom w:val="0"/>
              <w:divBdr>
                <w:top w:val="none" w:sz="0" w:space="0" w:color="auto"/>
                <w:left w:val="none" w:sz="0" w:space="0" w:color="auto"/>
                <w:bottom w:val="none" w:sz="0" w:space="0" w:color="auto"/>
                <w:right w:val="none" w:sz="0" w:space="0" w:color="auto"/>
              </w:divBdr>
            </w:div>
            <w:div w:id="1614022028">
              <w:marLeft w:val="0"/>
              <w:marRight w:val="0"/>
              <w:marTop w:val="0"/>
              <w:marBottom w:val="0"/>
              <w:divBdr>
                <w:top w:val="none" w:sz="0" w:space="0" w:color="auto"/>
                <w:left w:val="none" w:sz="0" w:space="0" w:color="auto"/>
                <w:bottom w:val="none" w:sz="0" w:space="0" w:color="auto"/>
                <w:right w:val="none" w:sz="0" w:space="0" w:color="auto"/>
              </w:divBdr>
            </w:div>
            <w:div w:id="1925845400">
              <w:marLeft w:val="0"/>
              <w:marRight w:val="0"/>
              <w:marTop w:val="0"/>
              <w:marBottom w:val="0"/>
              <w:divBdr>
                <w:top w:val="none" w:sz="0" w:space="0" w:color="auto"/>
                <w:left w:val="none" w:sz="0" w:space="0" w:color="auto"/>
                <w:bottom w:val="none" w:sz="0" w:space="0" w:color="auto"/>
                <w:right w:val="none" w:sz="0" w:space="0" w:color="auto"/>
              </w:divBdr>
            </w:div>
            <w:div w:id="2112773127">
              <w:marLeft w:val="0"/>
              <w:marRight w:val="0"/>
              <w:marTop w:val="0"/>
              <w:marBottom w:val="0"/>
              <w:divBdr>
                <w:top w:val="none" w:sz="0" w:space="0" w:color="auto"/>
                <w:left w:val="none" w:sz="0" w:space="0" w:color="auto"/>
                <w:bottom w:val="none" w:sz="0" w:space="0" w:color="auto"/>
                <w:right w:val="none" w:sz="0" w:space="0" w:color="auto"/>
              </w:divBdr>
            </w:div>
            <w:div w:id="1073352321">
              <w:marLeft w:val="0"/>
              <w:marRight w:val="0"/>
              <w:marTop w:val="0"/>
              <w:marBottom w:val="0"/>
              <w:divBdr>
                <w:top w:val="none" w:sz="0" w:space="0" w:color="auto"/>
                <w:left w:val="none" w:sz="0" w:space="0" w:color="auto"/>
                <w:bottom w:val="none" w:sz="0" w:space="0" w:color="auto"/>
                <w:right w:val="none" w:sz="0" w:space="0" w:color="auto"/>
              </w:divBdr>
            </w:div>
            <w:div w:id="108624834">
              <w:marLeft w:val="0"/>
              <w:marRight w:val="0"/>
              <w:marTop w:val="0"/>
              <w:marBottom w:val="0"/>
              <w:divBdr>
                <w:top w:val="none" w:sz="0" w:space="0" w:color="auto"/>
                <w:left w:val="none" w:sz="0" w:space="0" w:color="auto"/>
                <w:bottom w:val="none" w:sz="0" w:space="0" w:color="auto"/>
                <w:right w:val="none" w:sz="0" w:space="0" w:color="auto"/>
              </w:divBdr>
            </w:div>
          </w:divsChild>
        </w:div>
        <w:div w:id="92475382">
          <w:marLeft w:val="0"/>
          <w:marRight w:val="0"/>
          <w:marTop w:val="0"/>
          <w:marBottom w:val="0"/>
          <w:divBdr>
            <w:top w:val="none" w:sz="0" w:space="0" w:color="auto"/>
            <w:left w:val="none" w:sz="0" w:space="0" w:color="auto"/>
            <w:bottom w:val="none" w:sz="0" w:space="0" w:color="auto"/>
            <w:right w:val="none" w:sz="0" w:space="0" w:color="auto"/>
          </w:divBdr>
          <w:divsChild>
            <w:div w:id="1256206395">
              <w:marLeft w:val="0"/>
              <w:marRight w:val="0"/>
              <w:marTop w:val="0"/>
              <w:marBottom w:val="0"/>
              <w:divBdr>
                <w:top w:val="none" w:sz="0" w:space="0" w:color="auto"/>
                <w:left w:val="none" w:sz="0" w:space="0" w:color="auto"/>
                <w:bottom w:val="none" w:sz="0" w:space="0" w:color="auto"/>
                <w:right w:val="none" w:sz="0" w:space="0" w:color="auto"/>
              </w:divBdr>
            </w:div>
            <w:div w:id="963654879">
              <w:marLeft w:val="0"/>
              <w:marRight w:val="0"/>
              <w:marTop w:val="0"/>
              <w:marBottom w:val="0"/>
              <w:divBdr>
                <w:top w:val="none" w:sz="0" w:space="0" w:color="auto"/>
                <w:left w:val="none" w:sz="0" w:space="0" w:color="auto"/>
                <w:bottom w:val="none" w:sz="0" w:space="0" w:color="auto"/>
                <w:right w:val="none" w:sz="0" w:space="0" w:color="auto"/>
              </w:divBdr>
            </w:div>
            <w:div w:id="1982227836">
              <w:marLeft w:val="0"/>
              <w:marRight w:val="0"/>
              <w:marTop w:val="0"/>
              <w:marBottom w:val="0"/>
              <w:divBdr>
                <w:top w:val="none" w:sz="0" w:space="0" w:color="auto"/>
                <w:left w:val="none" w:sz="0" w:space="0" w:color="auto"/>
                <w:bottom w:val="none" w:sz="0" w:space="0" w:color="auto"/>
                <w:right w:val="none" w:sz="0" w:space="0" w:color="auto"/>
              </w:divBdr>
            </w:div>
            <w:div w:id="200750418">
              <w:marLeft w:val="0"/>
              <w:marRight w:val="0"/>
              <w:marTop w:val="0"/>
              <w:marBottom w:val="0"/>
              <w:divBdr>
                <w:top w:val="none" w:sz="0" w:space="0" w:color="auto"/>
                <w:left w:val="none" w:sz="0" w:space="0" w:color="auto"/>
                <w:bottom w:val="none" w:sz="0" w:space="0" w:color="auto"/>
                <w:right w:val="none" w:sz="0" w:space="0" w:color="auto"/>
              </w:divBdr>
            </w:div>
            <w:div w:id="984507680">
              <w:marLeft w:val="0"/>
              <w:marRight w:val="0"/>
              <w:marTop w:val="0"/>
              <w:marBottom w:val="0"/>
              <w:divBdr>
                <w:top w:val="none" w:sz="0" w:space="0" w:color="auto"/>
                <w:left w:val="none" w:sz="0" w:space="0" w:color="auto"/>
                <w:bottom w:val="none" w:sz="0" w:space="0" w:color="auto"/>
                <w:right w:val="none" w:sz="0" w:space="0" w:color="auto"/>
              </w:divBdr>
            </w:div>
            <w:div w:id="1901013290">
              <w:marLeft w:val="0"/>
              <w:marRight w:val="0"/>
              <w:marTop w:val="0"/>
              <w:marBottom w:val="0"/>
              <w:divBdr>
                <w:top w:val="none" w:sz="0" w:space="0" w:color="auto"/>
                <w:left w:val="none" w:sz="0" w:space="0" w:color="auto"/>
                <w:bottom w:val="none" w:sz="0" w:space="0" w:color="auto"/>
                <w:right w:val="none" w:sz="0" w:space="0" w:color="auto"/>
              </w:divBdr>
            </w:div>
            <w:div w:id="157502798">
              <w:marLeft w:val="0"/>
              <w:marRight w:val="0"/>
              <w:marTop w:val="0"/>
              <w:marBottom w:val="0"/>
              <w:divBdr>
                <w:top w:val="none" w:sz="0" w:space="0" w:color="auto"/>
                <w:left w:val="none" w:sz="0" w:space="0" w:color="auto"/>
                <w:bottom w:val="none" w:sz="0" w:space="0" w:color="auto"/>
                <w:right w:val="none" w:sz="0" w:space="0" w:color="auto"/>
              </w:divBdr>
            </w:div>
            <w:div w:id="1148741947">
              <w:marLeft w:val="0"/>
              <w:marRight w:val="0"/>
              <w:marTop w:val="0"/>
              <w:marBottom w:val="0"/>
              <w:divBdr>
                <w:top w:val="none" w:sz="0" w:space="0" w:color="auto"/>
                <w:left w:val="none" w:sz="0" w:space="0" w:color="auto"/>
                <w:bottom w:val="none" w:sz="0" w:space="0" w:color="auto"/>
                <w:right w:val="none" w:sz="0" w:space="0" w:color="auto"/>
              </w:divBdr>
            </w:div>
            <w:div w:id="1999991118">
              <w:marLeft w:val="0"/>
              <w:marRight w:val="0"/>
              <w:marTop w:val="0"/>
              <w:marBottom w:val="0"/>
              <w:divBdr>
                <w:top w:val="none" w:sz="0" w:space="0" w:color="auto"/>
                <w:left w:val="none" w:sz="0" w:space="0" w:color="auto"/>
                <w:bottom w:val="none" w:sz="0" w:space="0" w:color="auto"/>
                <w:right w:val="none" w:sz="0" w:space="0" w:color="auto"/>
              </w:divBdr>
            </w:div>
            <w:div w:id="1881552653">
              <w:marLeft w:val="0"/>
              <w:marRight w:val="0"/>
              <w:marTop w:val="0"/>
              <w:marBottom w:val="0"/>
              <w:divBdr>
                <w:top w:val="none" w:sz="0" w:space="0" w:color="auto"/>
                <w:left w:val="none" w:sz="0" w:space="0" w:color="auto"/>
                <w:bottom w:val="none" w:sz="0" w:space="0" w:color="auto"/>
                <w:right w:val="none" w:sz="0" w:space="0" w:color="auto"/>
              </w:divBdr>
            </w:div>
            <w:div w:id="121812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Si-sercfs01\serc\Shared\Biogeochemistry\GCREW\0-GCREW-Wide%20Data\1-Sample%20Tracking\Root%20Biomass\1-CO2xComm%20(1%20m)%20Root%20Ingrowth%20Tracking.xls" TargetMode="External"/><Relationship Id="rId18" Type="http://schemas.openxmlformats.org/officeDocument/2006/relationships/hyperlink" Target="mailto:ellisv@si.edu" TargetMode="External"/><Relationship Id="rId26" Type="http://schemas.openxmlformats.org/officeDocument/2006/relationships/image" Target="media/image5.png"/><Relationship Id="rId39" Type="http://schemas.openxmlformats.org/officeDocument/2006/relationships/image" Target="media/image17.jpeg"/><Relationship Id="rId21" Type="http://schemas.openxmlformats.org/officeDocument/2006/relationships/hyperlink" Target="file:///\\SI-SERCFS02\SERC\Shared\Biogeochemistry\GCREW\0-GCREW-Wide%20Data\Root%20Wash%20Techs\Checklist\GCREW%20SMARTX%20-%20checklist%20for%20root%20washing.xlsx" TargetMode="External"/><Relationship Id="rId34" Type="http://schemas.openxmlformats.org/officeDocument/2006/relationships/image" Target="media/image12.jpeg"/><Relationship Id="rId42" Type="http://schemas.openxmlformats.org/officeDocument/2006/relationships/image" Target="media/image20.jpeg"/><Relationship Id="rId47" Type="http://schemas.openxmlformats.org/officeDocument/2006/relationships/image" Target="media/image25.jpeg"/><Relationship Id="rId50" Type="http://schemas.openxmlformats.org/officeDocument/2006/relationships/image" Target="media/image28.jpeg"/><Relationship Id="rId55" Type="http://schemas.openxmlformats.org/officeDocument/2006/relationships/image" Target="media/image33.jpeg"/><Relationship Id="rId63" Type="http://schemas.openxmlformats.org/officeDocument/2006/relationships/image" Target="media/image41.jpeg"/><Relationship Id="rId68" Type="http://schemas.openxmlformats.org/officeDocument/2006/relationships/hyperlink" Target="file:///\\SI-SERCFS02\SERC\Shared\Biogeochemistry\GCREW\0-GCREW-Wide%20Data\Root%20Wash%20Techs\Checklist\GCREW%20SMARTX%20-%20checklist%20for%20root%20washing.xlsx" TargetMode="External"/><Relationship Id="rId76" Type="http://schemas.openxmlformats.org/officeDocument/2006/relationships/hyperlink" Target="file:///\\Si-sercfs01\serc\Shared\Biogeochemistry\GCREW\0-GCREW%20Operations\GCREW%20Methods%20&amp;%20Protocols\Root%20Ingrowth\Grinding%20Labels\2M%20Root%20Core%20labels.doc" TargetMode="External"/><Relationship Id="rId7" Type="http://schemas.openxmlformats.org/officeDocument/2006/relationships/endnotes" Target="endnotes.xml"/><Relationship Id="rId71" Type="http://schemas.openxmlformats.org/officeDocument/2006/relationships/hyperlink" Target="file:///\\Si-sercfs01\serc\Shared\Biogeochemistry\GCREW\0-GCREW%20Operations\GCREW%20Methods%20&amp;%20Protocols\Root%20Ingrowth\Checklist\1M_Ingrowth_Grinding_Checklist%20(working).xlsx" TargetMode="External"/><Relationship Id="rId2" Type="http://schemas.openxmlformats.org/officeDocument/2006/relationships/numbering" Target="numbering.xml"/><Relationship Id="rId16" Type="http://schemas.openxmlformats.org/officeDocument/2006/relationships/hyperlink" Target="file:///\\Si-sercfs01\serc\Shared\Biogeochemistry\GCREW\0-GCREW-Wide%20Data\1-Sample%20Tracking\Root%20Biomass\4-SMARTX%20Root%20Ingrowth%20Tracking.xls" TargetMode="External"/><Relationship Id="rId29" Type="http://schemas.openxmlformats.org/officeDocument/2006/relationships/image" Target="media/image8.jpeg"/><Relationship Id="rId11" Type="http://schemas.microsoft.com/office/2018/08/relationships/commentsExtensible" Target="commentsExtensible.xml"/><Relationship Id="rId24" Type="http://schemas.openxmlformats.org/officeDocument/2006/relationships/image" Target="media/image3.jpeg"/><Relationship Id="rId32" Type="http://schemas.openxmlformats.org/officeDocument/2006/relationships/hyperlink" Target="file:///\\Si-sercfs01\serc\Shared\Biogeochemistry\Methods%20&amp;%20Procedures\Harvest%20Sample%20Grinding%20Protocol\2020%20Harvest%20Sample%20Grinding%20Protocol.pptx" TargetMode="External"/><Relationship Id="rId37" Type="http://schemas.openxmlformats.org/officeDocument/2006/relationships/image" Target="media/image15.jpeg"/><Relationship Id="rId40" Type="http://schemas.openxmlformats.org/officeDocument/2006/relationships/image" Target="media/image18.jpeg"/><Relationship Id="rId45" Type="http://schemas.openxmlformats.org/officeDocument/2006/relationships/image" Target="media/image23.jpeg"/><Relationship Id="rId53" Type="http://schemas.openxmlformats.org/officeDocument/2006/relationships/image" Target="media/image31.jpeg"/><Relationship Id="rId58" Type="http://schemas.openxmlformats.org/officeDocument/2006/relationships/image" Target="media/image36.jpeg"/><Relationship Id="rId66" Type="http://schemas.openxmlformats.org/officeDocument/2006/relationships/hyperlink" Target="file:///\\Si-sercfs01\serc\Shared\Biogeochemistry\GCREW\4-SMARTX\3-Data\1-Plant%20biomass%20&amp;%20CN%20data\Root%20Biomass%20Data\Data%20Sheet%20for%20writing%20weights\SMARTX%20Root%20Ingrowth%20%20Biomass%20Datasheet.xlsx" TargetMode="External"/><Relationship Id="rId74" Type="http://schemas.openxmlformats.org/officeDocument/2006/relationships/hyperlink" Target="file:///\\Si-sercfs01\serc\Shared\Biogeochemistry\GCREW\0-GCREW%20Operations\GCREW%20Methods%20&amp;%20Protocols\Root%20Ingrowth\Checklist\GCREW%20SMARTX%20-%20checklist%20for%20root%20grinding.xlsx"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9.jpeg"/><Relationship Id="rId82"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www.youtube.com/watch?v=IX_sEKwUw7c" TargetMode="External"/><Relationship Id="rId31" Type="http://schemas.openxmlformats.org/officeDocument/2006/relationships/image" Target="media/image10.jpeg"/><Relationship Id="rId44" Type="http://schemas.openxmlformats.org/officeDocument/2006/relationships/image" Target="media/image22.jpeg"/><Relationship Id="rId52" Type="http://schemas.openxmlformats.org/officeDocument/2006/relationships/image" Target="media/image30.jpeg"/><Relationship Id="rId60" Type="http://schemas.openxmlformats.org/officeDocument/2006/relationships/image" Target="media/image38.jpeg"/><Relationship Id="rId65" Type="http://schemas.openxmlformats.org/officeDocument/2006/relationships/hyperlink" Target="file:///\\Si-sercfs01\serc\Shared\Biogeochemistry\GCREW\3-PhragmitesxCO2xN%20Experiment\1-Plant%20Biomass%20&amp;%20CN%20Data\Root%20Biomass%20Data\Phrag%20Blank%20Weight%20Datasheet.xls" TargetMode="External"/><Relationship Id="rId73" Type="http://schemas.openxmlformats.org/officeDocument/2006/relationships/hyperlink" Target="file:///\\Si-sercfs01\serc\Shared\Biogeochemistry\GCREW\0-GCREW%20Operations\GCREW%20Methods%20&amp;%20Protocols\Root%20Ingrowth\Checklist\Phrag_Ingrowth_Grinding_Checklist%20(working).xlsx" TargetMode="External"/><Relationship Id="rId78" Type="http://schemas.openxmlformats.org/officeDocument/2006/relationships/hyperlink" Target="file:///\\Si-sercfs01\serc\Shared\Biogeochemistry\GCREW\4-SMARTX\2-Protocols,%20labels,%20datasheets\Labels\2020\SMARTX%202020%20belowground%20vial%20labels.doc" TargetMode="External"/><Relationship Id="rId8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file:///\\Si-sercfs01\serc\Shared\Biogeochemistry\GCREW\0-GCREW-Wide%20Data\1-Sample%20Tracking\Root%20Biomass\2-CO2xN%20(2%20m)%20Root%20Ingrowth%20Tracking.xls" TargetMode="External"/><Relationship Id="rId22" Type="http://schemas.openxmlformats.org/officeDocument/2006/relationships/image" Target="media/image1.jpeg"/><Relationship Id="rId27" Type="http://schemas.openxmlformats.org/officeDocument/2006/relationships/image" Target="media/image6.jpeg"/><Relationship Id="rId30" Type="http://schemas.openxmlformats.org/officeDocument/2006/relationships/image" Target="media/image9.jpeg"/><Relationship Id="rId35" Type="http://schemas.openxmlformats.org/officeDocument/2006/relationships/image" Target="media/image13.jpeg"/><Relationship Id="rId43" Type="http://schemas.openxmlformats.org/officeDocument/2006/relationships/image" Target="media/image21.jpeg"/><Relationship Id="rId48" Type="http://schemas.openxmlformats.org/officeDocument/2006/relationships/image" Target="media/image26.jpeg"/><Relationship Id="rId56" Type="http://schemas.openxmlformats.org/officeDocument/2006/relationships/image" Target="media/image34.jpeg"/><Relationship Id="rId64" Type="http://schemas.openxmlformats.org/officeDocument/2006/relationships/hyperlink" Target="file:///\\Si-sercfs01\serc\Shared\Biogeochemistry\GCREW\1-CO2xCommunity%20Experiment\1-Plant%20Biomass%20&amp;%20CN%20Data\Root%20Biomass%20Data\1M%20Blank%20Weighing%20sheet.xls" TargetMode="External"/><Relationship Id="rId69" Type="http://schemas.openxmlformats.org/officeDocument/2006/relationships/hyperlink" Target="file:///\\Si-sercfs01\serc\Shared\Biogeochemistry\GCREW\0-GCREW%20Operations\GCREW%20Methods%20&amp;%20Protocols\Root%20Ingrowth\Checklist\Rootcore%20sorting%20checklist%20(1M%202M%20Phrag).xlsx" TargetMode="External"/><Relationship Id="rId77" Type="http://schemas.openxmlformats.org/officeDocument/2006/relationships/hyperlink" Target="file:///\\Si-sercfs01\serc\Shared\Biogeochemistry\GCREW\0-GCREW%20Operations\GCREW%20Methods%20&amp;%20Protocols\Root%20Ingrowth\Grinding%20Labels\Phrag%20Root%20Core%20labels.doc" TargetMode="External"/><Relationship Id="rId8" Type="http://schemas.openxmlformats.org/officeDocument/2006/relationships/comments" Target="comments.xml"/><Relationship Id="rId51" Type="http://schemas.openxmlformats.org/officeDocument/2006/relationships/image" Target="media/image29.jpeg"/><Relationship Id="rId72" Type="http://schemas.openxmlformats.org/officeDocument/2006/relationships/hyperlink" Target="file:///\\Si-sercfs01\serc\Shared\Biogeochemistry\GCREW\0-GCREW%20Operations\GCREW%20Methods%20&amp;%20Protocols\Root%20Ingrowth\Checklist\2M_Ingrowth_Grinding_Checklist%20(working).xlsx"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file:///S:\Biogeochemistry\GCREW\0-GCREW%20Operations\GCREW%20Methods%20&amp;%20Protocols\Root%20Ingrowth\Root%20Biomass%20Tracking" TargetMode="External"/><Relationship Id="rId17" Type="http://schemas.openxmlformats.org/officeDocument/2006/relationships/hyperlink" Target="mailto:perestaa@si.edu" TargetMode="External"/><Relationship Id="rId25" Type="http://schemas.openxmlformats.org/officeDocument/2006/relationships/image" Target="media/image4.jpeg"/><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image" Target="media/image24.jpeg"/><Relationship Id="rId59" Type="http://schemas.openxmlformats.org/officeDocument/2006/relationships/image" Target="media/image37.jpeg"/><Relationship Id="rId67" Type="http://schemas.openxmlformats.org/officeDocument/2006/relationships/hyperlink" Target="file:///\\Si-sercfs01\serc\Shared\Biogeochemistry\GCREW\0-GCREW%20Operations\GCREW%20Methods%20&amp;%20Protocols\Root%20Ingrowth\Checklist\Checklist%20for%20washing%201M%202M%20Phrag.xlsx" TargetMode="External"/><Relationship Id="rId20" Type="http://schemas.openxmlformats.org/officeDocument/2006/relationships/hyperlink" Target="file:///\\Si-sercfs01\serc\Shared\Biogeochemistry\GCREW\0-GCREW%20Operations\GCREW%20Methods%20&amp;%20Protocols\Root%20Ingrowth\Checklist\Checklist%20for%20washing%201M%202M%20Phrag.xlsx" TargetMode="External"/><Relationship Id="rId41" Type="http://schemas.openxmlformats.org/officeDocument/2006/relationships/image" Target="media/image19.jpeg"/><Relationship Id="rId54" Type="http://schemas.openxmlformats.org/officeDocument/2006/relationships/image" Target="media/image32.jpeg"/><Relationship Id="rId62" Type="http://schemas.openxmlformats.org/officeDocument/2006/relationships/image" Target="media/image40.jpeg"/><Relationship Id="rId70" Type="http://schemas.openxmlformats.org/officeDocument/2006/relationships/hyperlink" Target="file:///\\SI-SERCFS02\SERC\Shared\Biogeochemistry\GCREW\0-GCREW-Wide%20Data\Root%20Wash%20Techs\Checklist\Rootcore%20sorting%20checklist%20(1M%202M%20Phrag).xlsx" TargetMode="External"/><Relationship Id="rId75" Type="http://schemas.openxmlformats.org/officeDocument/2006/relationships/hyperlink" Target="file:///\\Si-sercfs01\serc\Shared\Biogeochemistry\GCREW\0-GCREW%20Operations\GCREW%20Methods%20&amp;%20Protocols\Root%20Ingrowth\Grinding%20Labels\1M%20Root%20Core%20Labels.doc"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Si-sercfs01\serc\Shared\Biogeochemistry\GCREW\0-GCREW-Wide%20Data\1-Sample%20Tracking\Root%20Biomass\3-Phragmites%20Root%20Ingrowth%20Tracking.xls" TargetMode="External"/><Relationship Id="rId23" Type="http://schemas.openxmlformats.org/officeDocument/2006/relationships/image" Target="media/image2.jpeg"/><Relationship Id="rId28" Type="http://schemas.openxmlformats.org/officeDocument/2006/relationships/image" Target="media/image7.jpeg"/><Relationship Id="rId36" Type="http://schemas.openxmlformats.org/officeDocument/2006/relationships/image" Target="media/image14.jpeg"/><Relationship Id="rId49" Type="http://schemas.openxmlformats.org/officeDocument/2006/relationships/image" Target="media/image27.jpeg"/><Relationship Id="rId57"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38100">
          <a:tailEnd type="triangle"/>
        </a:ln>
      </a:spPr>
      <a:bodyPr/>
      <a:lstStyle/>
      <a:style>
        <a:lnRef idx="1">
          <a:schemeClr val="accent2"/>
        </a:lnRef>
        <a:fillRef idx="0">
          <a:schemeClr val="accent2"/>
        </a:fillRef>
        <a:effectRef idx="0">
          <a:schemeClr val="accent2"/>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4D5CE-D205-4C50-89B3-9B8BFCE22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6358</Words>
  <Characters>36241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Peresta, Andrew</dc:creator>
  <cp:keywords/>
  <dc:description/>
  <cp:lastModifiedBy>Ellis, Victoria</cp:lastModifiedBy>
  <cp:revision>2</cp:revision>
  <cp:lastPrinted>2024-01-09T15:34:00Z</cp:lastPrinted>
  <dcterms:created xsi:type="dcterms:W3CDTF">2026-06-08T14:23:00Z</dcterms:created>
  <dcterms:modified xsi:type="dcterms:W3CDTF">2026-06-08T14:23:00Z</dcterms:modified>
</cp:coreProperties>
</file>